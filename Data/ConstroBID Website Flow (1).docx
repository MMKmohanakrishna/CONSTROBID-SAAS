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5448" w14:textId="1D2A51A2" w:rsidR="00A10931" w:rsidRPr="00714B64" w:rsidRDefault="00000000" w:rsidP="00714B64">
      <w:pPr>
        <w:pStyle w:val="Title"/>
        <w:rPr>
          <w:color w:val="156082" w:themeColor="accent1"/>
        </w:rPr>
      </w:pPr>
      <w:bookmarkStart w:id="0" w:name="constrobid-website-flow-start-to-end"/>
      <w:r w:rsidRPr="00714B64">
        <w:rPr>
          <w:color w:val="156082" w:themeColor="accent1"/>
        </w:rPr>
        <w:t xml:space="preserve">CONSTROBID WEBSITE FLOW </w:t>
      </w:r>
    </w:p>
    <w:p w14:paraId="2AB62D9E" w14:textId="77777777" w:rsidR="00A10931" w:rsidRDefault="00000000">
      <w:pPr>
        <w:pStyle w:val="Heading2"/>
      </w:pPr>
      <w:bookmarkStart w:id="1" w:name="landing-page-first-impression"/>
      <w:r>
        <w:t>1. Landing Page (First Impression)</w:t>
      </w:r>
    </w:p>
    <w:p w14:paraId="2A00C99C" w14:textId="77777777" w:rsidR="00A10931" w:rsidRDefault="00000000">
      <w:pPr>
        <w:pStyle w:val="FirstParagraph"/>
      </w:pPr>
      <w:r>
        <w:t>When a user opens the website, they land on the homepage.</w:t>
      </w:r>
    </w:p>
    <w:p w14:paraId="7B433CE3" w14:textId="77777777" w:rsidR="00A10931" w:rsidRDefault="00000000">
      <w:pPr>
        <w:pStyle w:val="BodyText"/>
      </w:pPr>
      <w:r>
        <w:t>The homepage explains:</w:t>
      </w:r>
    </w:p>
    <w:p w14:paraId="5D83BAC9" w14:textId="77777777" w:rsidR="00A10931" w:rsidRDefault="00000000">
      <w:pPr>
        <w:pStyle w:val="Compact"/>
        <w:numPr>
          <w:ilvl w:val="0"/>
          <w:numId w:val="2"/>
        </w:numPr>
      </w:pPr>
      <w:r>
        <w:t>What ConstroBID does</w:t>
      </w:r>
    </w:p>
    <w:p w14:paraId="21A1A7A2" w14:textId="77777777" w:rsidR="00A10931" w:rsidRDefault="00000000">
      <w:pPr>
        <w:pStyle w:val="Compact"/>
        <w:numPr>
          <w:ilvl w:val="0"/>
          <w:numId w:val="2"/>
        </w:numPr>
      </w:pPr>
      <w:r>
        <w:t>Services available (Interior, Civil, Plumbing, Electrical, Painting, Carpentry, etc.)</w:t>
      </w:r>
    </w:p>
    <w:p w14:paraId="51A8B9EF" w14:textId="77777777" w:rsidR="00A10931" w:rsidRDefault="00000000">
      <w:pPr>
        <w:pStyle w:val="Compact"/>
        <w:numPr>
          <w:ilvl w:val="0"/>
          <w:numId w:val="2"/>
        </w:numPr>
      </w:pPr>
      <w:r>
        <w:t>How the process works</w:t>
      </w:r>
    </w:p>
    <w:p w14:paraId="50F1D59F" w14:textId="77777777" w:rsidR="00A10931" w:rsidRDefault="00000000">
      <w:pPr>
        <w:pStyle w:val="Compact"/>
        <w:numPr>
          <w:ilvl w:val="0"/>
          <w:numId w:val="2"/>
        </w:numPr>
      </w:pPr>
      <w:r>
        <w:t>Why users should trust the platform</w:t>
      </w:r>
    </w:p>
    <w:p w14:paraId="689D1FC2" w14:textId="77777777" w:rsidR="00A10931" w:rsidRDefault="00000000">
      <w:pPr>
        <w:pStyle w:val="Compact"/>
        <w:numPr>
          <w:ilvl w:val="0"/>
          <w:numId w:val="2"/>
        </w:numPr>
      </w:pPr>
      <w:r>
        <w:t>Become a Contractor option</w:t>
      </w:r>
    </w:p>
    <w:p w14:paraId="6ED83E00" w14:textId="77777777" w:rsidR="00A10931" w:rsidRDefault="00000000">
      <w:pPr>
        <w:pStyle w:val="Compact"/>
        <w:numPr>
          <w:ilvl w:val="0"/>
          <w:numId w:val="2"/>
        </w:numPr>
      </w:pPr>
      <w:r>
        <w:t>Login / Register</w:t>
      </w:r>
    </w:p>
    <w:p w14:paraId="78CF6EBF" w14:textId="77777777" w:rsidR="00A10931" w:rsidRDefault="00000000">
      <w:pPr>
        <w:pStyle w:val="FirstParagraph"/>
      </w:pPr>
      <w:r>
        <w:t>Buttons:</w:t>
      </w:r>
    </w:p>
    <w:p w14:paraId="48D89331" w14:textId="77777777" w:rsidR="00A10931" w:rsidRDefault="00000000">
      <w:pPr>
        <w:pStyle w:val="Compact"/>
        <w:numPr>
          <w:ilvl w:val="0"/>
          <w:numId w:val="3"/>
        </w:numPr>
      </w:pPr>
      <w:r>
        <w:t>Post Your Requirement</w:t>
      </w:r>
    </w:p>
    <w:p w14:paraId="379397BE" w14:textId="77777777" w:rsidR="00A10931" w:rsidRDefault="00000000">
      <w:pPr>
        <w:pStyle w:val="Compact"/>
        <w:numPr>
          <w:ilvl w:val="0"/>
          <w:numId w:val="3"/>
        </w:numPr>
      </w:pPr>
      <w:r>
        <w:t>Become Contractor</w:t>
      </w:r>
    </w:p>
    <w:p w14:paraId="34311ECE" w14:textId="77777777" w:rsidR="00A10931" w:rsidRDefault="00000000">
      <w:pPr>
        <w:pStyle w:val="Compact"/>
        <w:numPr>
          <w:ilvl w:val="0"/>
          <w:numId w:val="3"/>
        </w:numPr>
      </w:pPr>
      <w:r>
        <w:t>Explore Services</w:t>
      </w:r>
    </w:p>
    <w:p w14:paraId="5B7782F3" w14:textId="77777777" w:rsidR="00A10931" w:rsidRDefault="00000000">
      <w:pPr>
        <w:pStyle w:val="FirstParagraph"/>
      </w:pPr>
      <w:r>
        <w:t>The goal of the homepage is to make the user understand:</w:t>
      </w:r>
    </w:p>
    <w:p w14:paraId="12E79460" w14:textId="77777777" w:rsidR="00A10931" w:rsidRDefault="00000000">
      <w:pPr>
        <w:pStyle w:val="BodyText"/>
      </w:pPr>
      <w:r>
        <w:t>“We help you find verified contractors and manage your construction/interior work professionally.”</w:t>
      </w:r>
    </w:p>
    <w:p w14:paraId="5933D029" w14:textId="77777777" w:rsidR="00A10931" w:rsidRDefault="00000000">
      <w:r>
        <w:pict w14:anchorId="5600DC49">
          <v:rect id="_x0000_i1025" style="width:0;height:1.5pt" o:hralign="center" o:hrstd="t" o:hr="t"/>
        </w:pict>
      </w:r>
    </w:p>
    <w:p w14:paraId="33C591F5" w14:textId="77777777" w:rsidR="00A10931" w:rsidRDefault="00000000">
      <w:pPr>
        <w:pStyle w:val="Heading2"/>
      </w:pPr>
      <w:bookmarkStart w:id="2" w:name="user-registration-login"/>
      <w:bookmarkEnd w:id="1"/>
      <w:r>
        <w:t>2. User Registration / Login</w:t>
      </w:r>
    </w:p>
    <w:p w14:paraId="3D7D2E68" w14:textId="77777777" w:rsidR="00A10931" w:rsidRDefault="00000000">
      <w:pPr>
        <w:pStyle w:val="FirstParagraph"/>
      </w:pPr>
      <w:r>
        <w:t>There are two user types:</w:t>
      </w:r>
    </w:p>
    <w:p w14:paraId="066A33C9" w14:textId="77777777" w:rsidR="00A10931" w:rsidRDefault="00000000">
      <w:pPr>
        <w:pStyle w:val="Heading3"/>
      </w:pPr>
      <w:bookmarkStart w:id="3" w:name="a.-client"/>
      <w:r>
        <w:t>A. Client</w:t>
      </w:r>
    </w:p>
    <w:p w14:paraId="33515DFE" w14:textId="77777777" w:rsidR="00A10931" w:rsidRDefault="00000000">
      <w:pPr>
        <w:pStyle w:val="FirstParagraph"/>
      </w:pPr>
      <w:r>
        <w:t>A customer who wants home construction, renovation, interior design, plumbing, etc.</w:t>
      </w:r>
    </w:p>
    <w:p w14:paraId="538FA70C" w14:textId="77777777" w:rsidR="00A10931" w:rsidRDefault="00000000">
      <w:pPr>
        <w:pStyle w:val="Heading3"/>
      </w:pPr>
      <w:bookmarkStart w:id="4" w:name="b.-contractor"/>
      <w:bookmarkEnd w:id="3"/>
      <w:r>
        <w:t>B. Contractor</w:t>
      </w:r>
    </w:p>
    <w:p w14:paraId="49086607" w14:textId="77777777" w:rsidR="00A10931" w:rsidRDefault="00000000">
      <w:pPr>
        <w:pStyle w:val="FirstParagraph"/>
      </w:pPr>
      <w:r>
        <w:t>A service provider like:</w:t>
      </w:r>
    </w:p>
    <w:p w14:paraId="623EFF3F" w14:textId="77777777" w:rsidR="00A10931" w:rsidRDefault="00000000">
      <w:pPr>
        <w:pStyle w:val="Compact"/>
        <w:numPr>
          <w:ilvl w:val="0"/>
          <w:numId w:val="4"/>
        </w:numPr>
      </w:pPr>
      <w:r>
        <w:t>Interior designer</w:t>
      </w:r>
    </w:p>
    <w:p w14:paraId="25D2F286" w14:textId="77777777" w:rsidR="00A10931" w:rsidRDefault="00000000">
      <w:pPr>
        <w:pStyle w:val="Compact"/>
        <w:numPr>
          <w:ilvl w:val="0"/>
          <w:numId w:val="4"/>
        </w:numPr>
      </w:pPr>
      <w:r>
        <w:t>Civil contractor</w:t>
      </w:r>
    </w:p>
    <w:p w14:paraId="28AEC1F8" w14:textId="77777777" w:rsidR="00A10931" w:rsidRDefault="00000000">
      <w:pPr>
        <w:pStyle w:val="Compact"/>
        <w:numPr>
          <w:ilvl w:val="0"/>
          <w:numId w:val="4"/>
        </w:numPr>
      </w:pPr>
      <w:r>
        <w:t>Plumber</w:t>
      </w:r>
    </w:p>
    <w:p w14:paraId="5353FEEA" w14:textId="77777777" w:rsidR="00A10931" w:rsidRDefault="00000000">
      <w:pPr>
        <w:pStyle w:val="Compact"/>
        <w:numPr>
          <w:ilvl w:val="0"/>
          <w:numId w:val="4"/>
        </w:numPr>
      </w:pPr>
      <w:r>
        <w:t>Electrician</w:t>
      </w:r>
    </w:p>
    <w:p w14:paraId="58673D35" w14:textId="77777777" w:rsidR="00A10931" w:rsidRDefault="00000000">
      <w:pPr>
        <w:pStyle w:val="Compact"/>
        <w:numPr>
          <w:ilvl w:val="0"/>
          <w:numId w:val="4"/>
        </w:numPr>
      </w:pPr>
      <w:r>
        <w:t>Painter</w:t>
      </w:r>
    </w:p>
    <w:p w14:paraId="0BA4112B" w14:textId="77777777" w:rsidR="00A10931" w:rsidRDefault="00000000">
      <w:pPr>
        <w:pStyle w:val="Compact"/>
        <w:numPr>
          <w:ilvl w:val="0"/>
          <w:numId w:val="4"/>
        </w:numPr>
        <w:rPr>
          <w:ins w:id="5" w:author="Anirban" w:date="2026-06-04T23:38:00Z" w16du:dateUtc="2026-06-04T18:08:00Z"/>
        </w:rPr>
      </w:pPr>
      <w:r>
        <w:lastRenderedPageBreak/>
        <w:t>Carpenter</w:t>
      </w:r>
    </w:p>
    <w:p w14:paraId="491F3D5A" w14:textId="60F5FF68" w:rsidR="005B2EFA" w:rsidRDefault="005B2EFA">
      <w:pPr>
        <w:pStyle w:val="Compact"/>
        <w:numPr>
          <w:ilvl w:val="0"/>
          <w:numId w:val="4"/>
        </w:numPr>
      </w:pPr>
      <w:ins w:id="6" w:author="Anirban" w:date="2026-06-04T23:38:00Z" w16du:dateUtc="2026-06-04T18:08:00Z">
        <w:r>
          <w:t>Other, please specify</w:t>
        </w:r>
      </w:ins>
    </w:p>
    <w:p w14:paraId="30335C37" w14:textId="77777777" w:rsidR="00A10931" w:rsidRDefault="00000000">
      <w:pPr>
        <w:pStyle w:val="FirstParagraph"/>
      </w:pPr>
      <w:r>
        <w:t>Users can register using:</w:t>
      </w:r>
    </w:p>
    <w:p w14:paraId="3D65694C" w14:textId="77777777" w:rsidR="00A10931" w:rsidRDefault="00000000">
      <w:pPr>
        <w:numPr>
          <w:ilvl w:val="0"/>
          <w:numId w:val="5"/>
        </w:numPr>
      </w:pPr>
      <w:r>
        <w:t>Mobile Number (OTP) or</w:t>
      </w:r>
    </w:p>
    <w:p w14:paraId="1A8B7AB6" w14:textId="5561DDC5" w:rsidR="005B2EFA" w:rsidRDefault="00000000" w:rsidP="005B2EFA">
      <w:pPr>
        <w:numPr>
          <w:ilvl w:val="0"/>
          <w:numId w:val="5"/>
        </w:numPr>
      </w:pPr>
      <w:r>
        <w:t>Email + Password</w:t>
      </w:r>
    </w:p>
    <w:p w14:paraId="732AA976" w14:textId="77777777" w:rsidR="00A10931" w:rsidRDefault="00000000">
      <w:r>
        <w:pict w14:anchorId="7A0FB948">
          <v:rect id="_x0000_i1026" style="width:0;height:1.5pt" o:hralign="center" o:hrstd="t" o:hr="t"/>
        </w:pict>
      </w:r>
    </w:p>
    <w:p w14:paraId="46B3F6FF" w14:textId="77777777" w:rsidR="00A10931" w:rsidRDefault="00000000">
      <w:pPr>
        <w:pStyle w:val="Heading1"/>
      </w:pPr>
      <w:bookmarkStart w:id="7" w:name="client-flow"/>
      <w:bookmarkEnd w:id="0"/>
      <w:bookmarkEnd w:id="2"/>
      <w:bookmarkEnd w:id="4"/>
      <w:r>
        <w:t>CLIENT FLOW</w:t>
      </w:r>
    </w:p>
    <w:p w14:paraId="01177A78" w14:textId="77777777" w:rsidR="00A10931" w:rsidRDefault="00000000">
      <w:pPr>
        <w:pStyle w:val="Heading2"/>
      </w:pPr>
      <w:bookmarkStart w:id="8" w:name="client-dashboard"/>
      <w:r>
        <w:t>3. Client Dashboard</w:t>
      </w:r>
    </w:p>
    <w:p w14:paraId="7CC1FB4C" w14:textId="77777777" w:rsidR="00A10931" w:rsidRDefault="00000000">
      <w:pPr>
        <w:pStyle w:val="FirstParagraph"/>
      </w:pPr>
      <w:r>
        <w:t>After login, the client sees a dashboard.</w:t>
      </w:r>
    </w:p>
    <w:p w14:paraId="38D28B2C" w14:textId="77777777" w:rsidR="00A10931" w:rsidRDefault="00000000">
      <w:pPr>
        <w:pStyle w:val="BodyText"/>
      </w:pPr>
      <w:r>
        <w:t>Client can:</w:t>
      </w:r>
    </w:p>
    <w:p w14:paraId="0031E00B" w14:textId="77777777" w:rsidR="00A10931" w:rsidRDefault="00000000">
      <w:pPr>
        <w:pStyle w:val="Compact"/>
        <w:numPr>
          <w:ilvl w:val="0"/>
          <w:numId w:val="6"/>
        </w:numPr>
      </w:pPr>
      <w:r>
        <w:t>Post new project</w:t>
      </w:r>
    </w:p>
    <w:p w14:paraId="146CBD4C" w14:textId="77777777" w:rsidR="00A10931" w:rsidRDefault="00000000">
      <w:pPr>
        <w:pStyle w:val="Compact"/>
        <w:numPr>
          <w:ilvl w:val="0"/>
          <w:numId w:val="6"/>
        </w:numPr>
      </w:pPr>
      <w:r>
        <w:t>View existing projects</w:t>
      </w:r>
    </w:p>
    <w:p w14:paraId="2AA6C209" w14:textId="77777777" w:rsidR="00A10931" w:rsidRDefault="00000000">
      <w:pPr>
        <w:pStyle w:val="Compact"/>
        <w:numPr>
          <w:ilvl w:val="0"/>
          <w:numId w:val="6"/>
        </w:numPr>
      </w:pPr>
      <w:r>
        <w:t>See contractor quotations</w:t>
      </w:r>
    </w:p>
    <w:p w14:paraId="5A6EA8AB" w14:textId="77777777" w:rsidR="00A10931" w:rsidRDefault="00000000">
      <w:pPr>
        <w:pStyle w:val="Compact"/>
        <w:numPr>
          <w:ilvl w:val="0"/>
          <w:numId w:val="6"/>
        </w:numPr>
      </w:pPr>
      <w:r>
        <w:t>Track progress</w:t>
      </w:r>
    </w:p>
    <w:p w14:paraId="62498C86" w14:textId="77777777" w:rsidR="00A10931" w:rsidRDefault="00000000">
      <w:pPr>
        <w:pStyle w:val="Compact"/>
        <w:numPr>
          <w:ilvl w:val="0"/>
          <w:numId w:val="6"/>
        </w:numPr>
      </w:pPr>
      <w:r>
        <w:t>View inspection reports</w:t>
      </w:r>
    </w:p>
    <w:p w14:paraId="3AA0D9CE" w14:textId="77777777" w:rsidR="00A10931" w:rsidRDefault="00000000">
      <w:pPr>
        <w:pStyle w:val="Compact"/>
        <w:numPr>
          <w:ilvl w:val="0"/>
          <w:numId w:val="6"/>
        </w:numPr>
      </w:pPr>
      <w:r>
        <w:t>Upload files/photos</w:t>
      </w:r>
    </w:p>
    <w:p w14:paraId="47D0879B" w14:textId="77777777" w:rsidR="00A10931" w:rsidRDefault="00000000">
      <w:pPr>
        <w:pStyle w:val="Compact"/>
        <w:numPr>
          <w:ilvl w:val="0"/>
          <w:numId w:val="6"/>
        </w:numPr>
        <w:rPr>
          <w:ins w:id="9" w:author="Anirban" w:date="2026-06-04T23:39:00Z" w16du:dateUtc="2026-06-04T18:09:00Z"/>
        </w:rPr>
      </w:pPr>
      <w:r>
        <w:t>Review contractor</w:t>
      </w:r>
    </w:p>
    <w:p w14:paraId="73B3CBC2" w14:textId="46335E30" w:rsidR="005B2EFA" w:rsidRDefault="005B2EFA">
      <w:pPr>
        <w:pStyle w:val="Compact"/>
        <w:numPr>
          <w:ilvl w:val="0"/>
          <w:numId w:val="6"/>
        </w:numPr>
      </w:pPr>
      <w:ins w:id="10" w:author="Anirban" w:date="2026-06-04T23:39:00Z" w16du:dateUtc="2026-06-04T18:09:00Z">
        <w:r>
          <w:t xml:space="preserve">See contractors review page( a page dedicated to contractors, it will consist contractor ratings, </w:t>
        </w:r>
      </w:ins>
      <w:ins w:id="11" w:author="Anirban" w:date="2026-06-04T23:40:00Z" w16du:dateUtc="2026-06-04T18:10:00Z">
        <w:r>
          <w:t>feedbacks from other home owners, their previous work)</w:t>
        </w:r>
      </w:ins>
    </w:p>
    <w:p w14:paraId="25EF21FF" w14:textId="77777777" w:rsidR="00A10931" w:rsidRDefault="00000000">
      <w:r>
        <w:pict w14:anchorId="4843EB0E">
          <v:rect id="_x0000_i1027" style="width:0;height:1.5pt" o:hralign="center" o:hrstd="t" o:hr="t"/>
        </w:pict>
      </w:r>
    </w:p>
    <w:p w14:paraId="61F8018F" w14:textId="77777777" w:rsidR="00A10931" w:rsidRDefault="00000000">
      <w:pPr>
        <w:pStyle w:val="Heading2"/>
      </w:pPr>
      <w:bookmarkStart w:id="12" w:name="post-requirement"/>
      <w:bookmarkEnd w:id="8"/>
      <w:r>
        <w:t>4. Post Requirement</w:t>
      </w:r>
    </w:p>
    <w:p w14:paraId="0260C78F" w14:textId="77777777" w:rsidR="00A10931" w:rsidRDefault="00000000">
      <w:pPr>
        <w:pStyle w:val="FirstParagraph"/>
      </w:pPr>
      <w:r>
        <w:t>Client clicks:</w:t>
      </w:r>
    </w:p>
    <w:p w14:paraId="55D46F0C" w14:textId="77777777" w:rsidR="00A10931" w:rsidRDefault="00000000">
      <w:pPr>
        <w:pStyle w:val="BodyText"/>
      </w:pPr>
      <w:r>
        <w:t>“Post New Project”</w:t>
      </w:r>
    </w:p>
    <w:p w14:paraId="51B4FEBF" w14:textId="77777777" w:rsidR="00A10931" w:rsidRDefault="00000000">
      <w:pPr>
        <w:pStyle w:val="BodyText"/>
      </w:pPr>
      <w:r>
        <w:t>Client fills form:</w:t>
      </w:r>
    </w:p>
    <w:p w14:paraId="279DB8A2" w14:textId="77777777" w:rsidR="00A10931" w:rsidRDefault="00000000">
      <w:pPr>
        <w:pStyle w:val="Heading3"/>
      </w:pPr>
      <w:bookmarkStart w:id="13" w:name="project-details"/>
      <w:r>
        <w:t>Project Details</w:t>
      </w:r>
    </w:p>
    <w:p w14:paraId="68C0F11F" w14:textId="77777777" w:rsidR="00A10931" w:rsidRDefault="00000000">
      <w:pPr>
        <w:pStyle w:val="Compact"/>
        <w:numPr>
          <w:ilvl w:val="0"/>
          <w:numId w:val="7"/>
        </w:numPr>
      </w:pPr>
      <w:r>
        <w:t>Project Type</w:t>
      </w:r>
    </w:p>
    <w:p w14:paraId="4CEF1D09" w14:textId="77777777" w:rsidR="00A10931" w:rsidRDefault="00000000">
      <w:pPr>
        <w:pStyle w:val="Compact"/>
        <w:numPr>
          <w:ilvl w:val="1"/>
          <w:numId w:val="8"/>
        </w:numPr>
      </w:pPr>
      <w:r>
        <w:t>Interior Design</w:t>
      </w:r>
    </w:p>
    <w:p w14:paraId="0C39B5E5" w14:textId="77777777" w:rsidR="00A10931" w:rsidRDefault="00000000">
      <w:pPr>
        <w:pStyle w:val="Compact"/>
        <w:numPr>
          <w:ilvl w:val="1"/>
          <w:numId w:val="8"/>
        </w:numPr>
      </w:pPr>
      <w:r>
        <w:t>Civil Work</w:t>
      </w:r>
    </w:p>
    <w:p w14:paraId="1D03BA95" w14:textId="77777777" w:rsidR="00A10931" w:rsidRDefault="00000000">
      <w:pPr>
        <w:pStyle w:val="Compact"/>
        <w:numPr>
          <w:ilvl w:val="1"/>
          <w:numId w:val="8"/>
        </w:numPr>
      </w:pPr>
      <w:r>
        <w:t>Plumbing</w:t>
      </w:r>
    </w:p>
    <w:p w14:paraId="331995EF" w14:textId="77777777" w:rsidR="00A10931" w:rsidRDefault="00000000">
      <w:pPr>
        <w:pStyle w:val="Compact"/>
        <w:numPr>
          <w:ilvl w:val="1"/>
          <w:numId w:val="8"/>
        </w:numPr>
      </w:pPr>
      <w:r>
        <w:t>Electrical</w:t>
      </w:r>
    </w:p>
    <w:p w14:paraId="7799C750" w14:textId="77777777" w:rsidR="00A10931" w:rsidRDefault="00000000">
      <w:pPr>
        <w:pStyle w:val="Compact"/>
        <w:numPr>
          <w:ilvl w:val="1"/>
          <w:numId w:val="8"/>
        </w:numPr>
      </w:pPr>
      <w:r>
        <w:lastRenderedPageBreak/>
        <w:t>Painting</w:t>
      </w:r>
    </w:p>
    <w:p w14:paraId="618051EE" w14:textId="77777777" w:rsidR="00A10931" w:rsidRDefault="00000000">
      <w:pPr>
        <w:pStyle w:val="Compact"/>
        <w:numPr>
          <w:ilvl w:val="1"/>
          <w:numId w:val="8"/>
        </w:numPr>
      </w:pPr>
      <w:r>
        <w:t>Carpentry</w:t>
      </w:r>
    </w:p>
    <w:p w14:paraId="12D3F9B2" w14:textId="77777777" w:rsidR="00A10931" w:rsidRDefault="00000000">
      <w:pPr>
        <w:pStyle w:val="Heading3"/>
      </w:pPr>
      <w:bookmarkStart w:id="14" w:name="property-details"/>
      <w:bookmarkEnd w:id="13"/>
      <w:r>
        <w:t>Property Details</w:t>
      </w:r>
    </w:p>
    <w:p w14:paraId="691EDA28" w14:textId="77777777" w:rsidR="00A10931" w:rsidRDefault="00000000">
      <w:pPr>
        <w:pStyle w:val="Compact"/>
        <w:numPr>
          <w:ilvl w:val="0"/>
          <w:numId w:val="9"/>
        </w:numPr>
      </w:pPr>
      <w:r>
        <w:t>Property Type</w:t>
      </w:r>
    </w:p>
    <w:p w14:paraId="5FA42F15" w14:textId="77777777" w:rsidR="00A10931" w:rsidRDefault="00000000">
      <w:pPr>
        <w:pStyle w:val="Compact"/>
        <w:numPr>
          <w:ilvl w:val="0"/>
          <w:numId w:val="9"/>
        </w:numPr>
      </w:pPr>
      <w:r>
        <w:t>Approx Square Feet</w:t>
      </w:r>
    </w:p>
    <w:p w14:paraId="38AF30D1" w14:textId="77777777" w:rsidR="00A10931" w:rsidRDefault="00000000">
      <w:pPr>
        <w:pStyle w:val="Compact"/>
        <w:numPr>
          <w:ilvl w:val="0"/>
          <w:numId w:val="9"/>
        </w:numPr>
      </w:pPr>
      <w:r>
        <w:t>Budget Range</w:t>
      </w:r>
    </w:p>
    <w:p w14:paraId="33F082E4" w14:textId="77777777" w:rsidR="00A10931" w:rsidRDefault="00000000">
      <w:pPr>
        <w:pStyle w:val="Compact"/>
        <w:numPr>
          <w:ilvl w:val="0"/>
          <w:numId w:val="9"/>
        </w:numPr>
      </w:pPr>
      <w:r>
        <w:t>Address/Location</w:t>
      </w:r>
    </w:p>
    <w:p w14:paraId="2CDA2AD0" w14:textId="77777777" w:rsidR="00A10931" w:rsidRDefault="00000000">
      <w:pPr>
        <w:pStyle w:val="Compact"/>
        <w:numPr>
          <w:ilvl w:val="0"/>
          <w:numId w:val="9"/>
        </w:numPr>
      </w:pPr>
      <w:r>
        <w:t>Description</w:t>
      </w:r>
    </w:p>
    <w:p w14:paraId="48A93A10" w14:textId="77777777" w:rsidR="00A10931" w:rsidRDefault="00000000">
      <w:pPr>
        <w:pStyle w:val="Heading3"/>
      </w:pPr>
      <w:bookmarkStart w:id="15" w:name="uploads"/>
      <w:bookmarkEnd w:id="14"/>
      <w:r>
        <w:t>Uploads</w:t>
      </w:r>
    </w:p>
    <w:p w14:paraId="1F25631D" w14:textId="77777777" w:rsidR="00A10931" w:rsidRDefault="00000000">
      <w:pPr>
        <w:pStyle w:val="Compact"/>
        <w:numPr>
          <w:ilvl w:val="0"/>
          <w:numId w:val="10"/>
        </w:numPr>
      </w:pPr>
      <w:r>
        <w:t>Photos</w:t>
      </w:r>
    </w:p>
    <w:p w14:paraId="78580734" w14:textId="77777777" w:rsidR="00A10931" w:rsidRDefault="00000000">
      <w:pPr>
        <w:pStyle w:val="Compact"/>
        <w:numPr>
          <w:ilvl w:val="0"/>
          <w:numId w:val="10"/>
        </w:numPr>
      </w:pPr>
      <w:r>
        <w:t>Videos</w:t>
      </w:r>
    </w:p>
    <w:p w14:paraId="64195484" w14:textId="77777777" w:rsidR="00A10931" w:rsidRDefault="00000000">
      <w:pPr>
        <w:pStyle w:val="Compact"/>
        <w:numPr>
          <w:ilvl w:val="0"/>
          <w:numId w:val="10"/>
        </w:numPr>
      </w:pPr>
      <w:r>
        <w:t>Reference images (optional)</w:t>
      </w:r>
    </w:p>
    <w:p w14:paraId="3ACC4B42" w14:textId="77777777" w:rsidR="00A10931" w:rsidRDefault="00000000">
      <w:pPr>
        <w:pStyle w:val="FirstParagraph"/>
      </w:pPr>
      <w:r>
        <w:t>After submitting:</w:t>
      </w:r>
    </w:p>
    <w:p w14:paraId="4A6FEDC1" w14:textId="77777777" w:rsidR="00A10931" w:rsidRDefault="00000000">
      <w:pPr>
        <w:pStyle w:val="BodyText"/>
      </w:pPr>
      <w:r>
        <w:t>Project status becomes:</w:t>
      </w:r>
    </w:p>
    <w:p w14:paraId="4300E998" w14:textId="77777777" w:rsidR="00A10931" w:rsidRDefault="00000000">
      <w:pPr>
        <w:pStyle w:val="BodyText"/>
      </w:pPr>
      <w:r>
        <w:t>“Pending Inspection”</w:t>
      </w:r>
    </w:p>
    <w:p w14:paraId="150E35F3" w14:textId="77777777" w:rsidR="00A10931" w:rsidRDefault="00000000">
      <w:r>
        <w:pict w14:anchorId="709D4123">
          <v:rect id="_x0000_i1028" style="width:0;height:1.5pt" o:hralign="center" o:hrstd="t" o:hr="t"/>
        </w:pict>
      </w:r>
    </w:p>
    <w:p w14:paraId="5D387AED" w14:textId="4CAC1ABC" w:rsidR="00A10931" w:rsidRDefault="00000000">
      <w:pPr>
        <w:pStyle w:val="Heading2"/>
      </w:pPr>
      <w:bookmarkStart w:id="16" w:name="contribute-team-receives-request"/>
      <w:bookmarkEnd w:id="12"/>
      <w:bookmarkEnd w:id="15"/>
      <w:r>
        <w:t xml:space="preserve">5. </w:t>
      </w:r>
      <w:del w:id="17" w:author="Anirban" w:date="2026-06-04T23:40:00Z" w16du:dateUtc="2026-06-04T18:10:00Z">
        <w:r w:rsidDel="005B2EFA">
          <w:delText xml:space="preserve">Contribute </w:delText>
        </w:r>
      </w:del>
      <w:ins w:id="18" w:author="Anirban" w:date="2026-06-04T23:40:00Z" w16du:dateUtc="2026-06-04T18:10:00Z">
        <w:r w:rsidR="005B2EFA">
          <w:t>Con</w:t>
        </w:r>
        <w:r w:rsidR="005B2EFA">
          <w:t xml:space="preserve">stroBID </w:t>
        </w:r>
      </w:ins>
      <w:r>
        <w:t>Team Receives Request</w:t>
      </w:r>
    </w:p>
    <w:p w14:paraId="5AD0B328" w14:textId="77777777" w:rsidR="00A10931" w:rsidRDefault="00000000">
      <w:pPr>
        <w:pStyle w:val="FirstParagraph"/>
      </w:pPr>
      <w:r>
        <w:t>The Contribute Team receives notification.</w:t>
      </w:r>
    </w:p>
    <w:p w14:paraId="1375F64D" w14:textId="77777777" w:rsidR="00A10931" w:rsidRDefault="00000000">
      <w:pPr>
        <w:pStyle w:val="BodyText"/>
      </w:pPr>
      <w:r>
        <w:t>They can see:</w:t>
      </w:r>
    </w:p>
    <w:p w14:paraId="2F76A99C" w14:textId="77777777" w:rsidR="00A10931" w:rsidRDefault="00000000">
      <w:pPr>
        <w:pStyle w:val="Compact"/>
        <w:numPr>
          <w:ilvl w:val="0"/>
          <w:numId w:val="11"/>
        </w:numPr>
      </w:pPr>
      <w:r>
        <w:t>Client details</w:t>
      </w:r>
    </w:p>
    <w:p w14:paraId="7655A401" w14:textId="77777777" w:rsidR="00A10931" w:rsidRDefault="00000000">
      <w:pPr>
        <w:pStyle w:val="Compact"/>
        <w:numPr>
          <w:ilvl w:val="0"/>
          <w:numId w:val="11"/>
        </w:numPr>
      </w:pPr>
      <w:r>
        <w:t>Project details</w:t>
      </w:r>
    </w:p>
    <w:p w14:paraId="4E81AE80" w14:textId="77777777" w:rsidR="00A10931" w:rsidRDefault="00000000">
      <w:pPr>
        <w:pStyle w:val="Compact"/>
        <w:numPr>
          <w:ilvl w:val="0"/>
          <w:numId w:val="11"/>
        </w:numPr>
      </w:pPr>
      <w:r>
        <w:t>Address</w:t>
      </w:r>
    </w:p>
    <w:p w14:paraId="60105351" w14:textId="77777777" w:rsidR="00A10931" w:rsidRDefault="00000000">
      <w:pPr>
        <w:pStyle w:val="Compact"/>
        <w:numPr>
          <w:ilvl w:val="0"/>
          <w:numId w:val="11"/>
        </w:numPr>
      </w:pPr>
      <w:r>
        <w:t>Requirement</w:t>
      </w:r>
    </w:p>
    <w:p w14:paraId="6D593D10" w14:textId="77777777" w:rsidR="00A10931" w:rsidRDefault="00000000">
      <w:pPr>
        <w:pStyle w:val="FirstParagraph"/>
      </w:pPr>
      <w:r>
        <w:t>Status:</w:t>
      </w:r>
    </w:p>
    <w:p w14:paraId="13888B92" w14:textId="77777777" w:rsidR="00A10931" w:rsidRDefault="00000000">
      <w:pPr>
        <w:pStyle w:val="BodyText"/>
      </w:pPr>
      <w:r>
        <w:t>“Inspection Pending”</w:t>
      </w:r>
    </w:p>
    <w:p w14:paraId="785F2425" w14:textId="77777777" w:rsidR="00A10931" w:rsidRDefault="00000000">
      <w:r>
        <w:pict w14:anchorId="5BD8DFBD">
          <v:rect id="_x0000_i1029" style="width:0;height:1.5pt" o:hralign="center" o:hrstd="t" o:hr="t"/>
        </w:pict>
      </w:r>
    </w:p>
    <w:p w14:paraId="74FAA3E9" w14:textId="77777777" w:rsidR="00A10931" w:rsidRDefault="00000000">
      <w:pPr>
        <w:pStyle w:val="Heading2"/>
      </w:pPr>
      <w:bookmarkStart w:id="19" w:name="site-visit-inspection"/>
      <w:bookmarkEnd w:id="16"/>
      <w:r>
        <w:t>6. Site Visit / Inspection</w:t>
      </w:r>
    </w:p>
    <w:p w14:paraId="4E6F273E" w14:textId="262B13CA" w:rsidR="00A10931" w:rsidRDefault="00000000">
      <w:pPr>
        <w:pStyle w:val="FirstParagraph"/>
      </w:pPr>
      <w:del w:id="20" w:author="Anirban" w:date="2026-06-04T23:41:00Z" w16du:dateUtc="2026-06-04T18:11:00Z">
        <w:r w:rsidDel="005B2EFA">
          <w:delText xml:space="preserve">Contribute </w:delText>
        </w:r>
      </w:del>
      <w:ins w:id="21" w:author="Anirban" w:date="2026-06-04T23:41:00Z" w16du:dateUtc="2026-06-04T18:11:00Z">
        <w:r w:rsidR="005B2EFA">
          <w:t>Con</w:t>
        </w:r>
        <w:r w:rsidR="005B2EFA">
          <w:t>stroBID</w:t>
        </w:r>
        <w:r w:rsidR="005B2EFA">
          <w:t xml:space="preserve"> </w:t>
        </w:r>
      </w:ins>
      <w:r>
        <w:t>Team visits customer location.</w:t>
      </w:r>
    </w:p>
    <w:p w14:paraId="19414A45" w14:textId="77777777" w:rsidR="00A10931" w:rsidRDefault="00000000">
      <w:pPr>
        <w:pStyle w:val="BodyText"/>
      </w:pPr>
      <w:r>
        <w:t>They inspect:</w:t>
      </w:r>
    </w:p>
    <w:p w14:paraId="78CAFD3F" w14:textId="77777777" w:rsidR="00A10931" w:rsidRDefault="00000000">
      <w:pPr>
        <w:pStyle w:val="Compact"/>
        <w:numPr>
          <w:ilvl w:val="0"/>
          <w:numId w:val="12"/>
        </w:numPr>
      </w:pPr>
      <w:r>
        <w:t>Actual square feet</w:t>
      </w:r>
    </w:p>
    <w:p w14:paraId="1E626555" w14:textId="77777777" w:rsidR="00A10931" w:rsidRDefault="00000000">
      <w:pPr>
        <w:pStyle w:val="Compact"/>
        <w:numPr>
          <w:ilvl w:val="0"/>
          <w:numId w:val="12"/>
        </w:numPr>
      </w:pPr>
      <w:r>
        <w:lastRenderedPageBreak/>
        <w:t>Measurements</w:t>
      </w:r>
    </w:p>
    <w:p w14:paraId="3FD622B4" w14:textId="77777777" w:rsidR="00A10931" w:rsidRDefault="00000000">
      <w:pPr>
        <w:pStyle w:val="Compact"/>
        <w:numPr>
          <w:ilvl w:val="0"/>
          <w:numId w:val="12"/>
        </w:numPr>
      </w:pPr>
      <w:r>
        <w:t>Site condition</w:t>
      </w:r>
    </w:p>
    <w:p w14:paraId="14FE2F68" w14:textId="77777777" w:rsidR="00A10931" w:rsidRDefault="00000000">
      <w:pPr>
        <w:pStyle w:val="Compact"/>
        <w:numPr>
          <w:ilvl w:val="0"/>
          <w:numId w:val="12"/>
        </w:numPr>
      </w:pPr>
      <w:r>
        <w:t>Required work</w:t>
      </w:r>
    </w:p>
    <w:p w14:paraId="766D5E5A" w14:textId="77777777" w:rsidR="00A10931" w:rsidRDefault="00000000">
      <w:pPr>
        <w:pStyle w:val="Compact"/>
        <w:numPr>
          <w:ilvl w:val="0"/>
          <w:numId w:val="12"/>
        </w:numPr>
      </w:pPr>
      <w:r>
        <w:t>Difficulty level</w:t>
      </w:r>
    </w:p>
    <w:p w14:paraId="5CC99E07" w14:textId="77777777" w:rsidR="00A10931" w:rsidRDefault="00000000">
      <w:pPr>
        <w:pStyle w:val="Compact"/>
        <w:numPr>
          <w:ilvl w:val="0"/>
          <w:numId w:val="12"/>
        </w:numPr>
      </w:pPr>
      <w:r>
        <w:t>Material needs</w:t>
      </w:r>
    </w:p>
    <w:p w14:paraId="3DC04BC8" w14:textId="77777777" w:rsidR="00A10931" w:rsidRDefault="00000000">
      <w:pPr>
        <w:pStyle w:val="FirstParagraph"/>
      </w:pPr>
      <w:r>
        <w:t>They upload:</w:t>
      </w:r>
    </w:p>
    <w:p w14:paraId="15281E50" w14:textId="77777777" w:rsidR="00A10931" w:rsidRDefault="00000000">
      <w:pPr>
        <w:pStyle w:val="Compact"/>
        <w:numPr>
          <w:ilvl w:val="0"/>
          <w:numId w:val="13"/>
        </w:numPr>
      </w:pPr>
      <w:r>
        <w:t>Photos</w:t>
      </w:r>
    </w:p>
    <w:p w14:paraId="3F1F90B2" w14:textId="77777777" w:rsidR="00A10931" w:rsidRDefault="00000000">
      <w:pPr>
        <w:pStyle w:val="Compact"/>
        <w:numPr>
          <w:ilvl w:val="0"/>
          <w:numId w:val="13"/>
        </w:numPr>
      </w:pPr>
      <w:r>
        <w:t>Measurements</w:t>
      </w:r>
    </w:p>
    <w:p w14:paraId="38FEC7E5" w14:textId="77777777" w:rsidR="00A10931" w:rsidRDefault="00000000">
      <w:pPr>
        <w:pStyle w:val="Compact"/>
        <w:numPr>
          <w:ilvl w:val="0"/>
          <w:numId w:val="13"/>
        </w:numPr>
      </w:pPr>
      <w:r>
        <w:t>Notes</w:t>
      </w:r>
    </w:p>
    <w:p w14:paraId="21475DC2" w14:textId="77777777" w:rsidR="00A10931" w:rsidRDefault="00000000">
      <w:pPr>
        <w:pStyle w:val="Compact"/>
        <w:numPr>
          <w:ilvl w:val="0"/>
          <w:numId w:val="13"/>
        </w:numPr>
      </w:pPr>
      <w:r>
        <w:t>Site report</w:t>
      </w:r>
    </w:p>
    <w:p w14:paraId="49E48C7B" w14:textId="77777777" w:rsidR="00A10931" w:rsidRDefault="00000000">
      <w:pPr>
        <w:pStyle w:val="FirstParagraph"/>
      </w:pPr>
      <w:r>
        <w:t>Status becomes:</w:t>
      </w:r>
    </w:p>
    <w:p w14:paraId="5FEE1C94" w14:textId="77777777" w:rsidR="00A10931" w:rsidRDefault="00000000">
      <w:pPr>
        <w:pStyle w:val="BodyText"/>
        <w:rPr>
          <w:ins w:id="22" w:author="Anirban" w:date="2026-06-04T23:41:00Z" w16du:dateUtc="2026-06-04T18:11:00Z"/>
        </w:rPr>
      </w:pPr>
      <w:r>
        <w:t>“Inspection Completed”</w:t>
      </w:r>
    </w:p>
    <w:p w14:paraId="7E031088" w14:textId="1FBF458F" w:rsidR="005B2EFA" w:rsidDel="005B2EFA" w:rsidRDefault="005B2EFA" w:rsidP="005B2EFA">
      <w:pPr>
        <w:pStyle w:val="Heading2"/>
        <w:rPr>
          <w:del w:id="23" w:author="Anirban" w:date="2026-06-04T23:41:00Z" w16du:dateUtc="2026-06-04T18:11:00Z"/>
        </w:rPr>
        <w:pPrChange w:id="24" w:author="Anirban" w:date="2026-06-04T23:41:00Z" w16du:dateUtc="2026-06-04T18:11:00Z">
          <w:pPr>
            <w:pStyle w:val="BodyText"/>
          </w:pPr>
        </w:pPrChange>
      </w:pPr>
    </w:p>
    <w:p w14:paraId="4CCB480F" w14:textId="77777777" w:rsidR="00A10931" w:rsidRDefault="00000000">
      <w:r>
        <w:pict w14:anchorId="2A0C3199">
          <v:rect id="_x0000_i1030" style="width:0;height:1.5pt" o:hralign="center" o:hrstd="t" o:hr="t"/>
        </w:pict>
      </w:r>
    </w:p>
    <w:p w14:paraId="4FA06281" w14:textId="77777777" w:rsidR="005B2EFA" w:rsidRDefault="005B2EFA" w:rsidP="005B2EFA">
      <w:pPr>
        <w:pStyle w:val="Heading2"/>
        <w:rPr>
          <w:ins w:id="25" w:author="Anirban" w:date="2026-06-04T23:41:00Z" w16du:dateUtc="2026-06-04T18:11:00Z"/>
        </w:rPr>
      </w:pPr>
      <w:bookmarkStart w:id="26" w:name="project-shared-to-contractors"/>
      <w:bookmarkEnd w:id="19"/>
      <w:ins w:id="27" w:author="Anirban" w:date="2026-06-04T23:41:00Z" w16du:dateUtc="2026-06-04T18:11:00Z">
        <w:r>
          <w:t>7. BIQ and Design</w:t>
        </w:r>
      </w:ins>
    </w:p>
    <w:p w14:paraId="41B0D109" w14:textId="68D5AF21" w:rsidR="005B2EFA" w:rsidRDefault="005B2EFA" w:rsidP="005B2EFA">
      <w:pPr>
        <w:pStyle w:val="FirstParagraph"/>
        <w:rPr>
          <w:ins w:id="28" w:author="Anirban" w:date="2026-06-04T23:43:00Z" w16du:dateUtc="2026-06-04T18:13:00Z"/>
        </w:rPr>
      </w:pPr>
      <w:ins w:id="29" w:author="Anirban" w:date="2026-06-04T23:42:00Z" w16du:dateUtc="2026-06-04T18:12:00Z">
        <w:r>
          <w:t>Based on the client requirement, ConstroBID team creates the design and BOQ.( BOQ is nothing but details scope what needs to be done</w:t>
        </w:r>
      </w:ins>
      <w:ins w:id="30" w:author="Anirban" w:date="2026-06-04T23:43:00Z" w16du:dateUtc="2026-06-04T18:13:00Z">
        <w:r>
          <w:t xml:space="preserve"> along with quantity)</w:t>
        </w:r>
      </w:ins>
    </w:p>
    <w:p w14:paraId="2652A3D0" w14:textId="6066E2A7" w:rsidR="005B2EFA" w:rsidRDefault="005B2EFA" w:rsidP="005B2EFA">
      <w:pPr>
        <w:pStyle w:val="BodyText"/>
        <w:rPr>
          <w:ins w:id="31" w:author="Anirban" w:date="2026-06-04T23:43:00Z" w16du:dateUtc="2026-06-04T18:13:00Z"/>
        </w:rPr>
      </w:pPr>
      <w:ins w:id="32" w:author="Anirban" w:date="2026-06-04T23:43:00Z" w16du:dateUtc="2026-06-04T18:13:00Z">
        <w:r>
          <w:t>COnstroBID upload the design and BOQ to the job posting for client review and approval.</w:t>
        </w:r>
      </w:ins>
    </w:p>
    <w:p w14:paraId="14C574FE" w14:textId="77777777" w:rsidR="005B2EFA" w:rsidRDefault="005B2EFA" w:rsidP="005B2EFA">
      <w:pPr>
        <w:pStyle w:val="FirstParagraph"/>
        <w:rPr>
          <w:ins w:id="33" w:author="Anirban" w:date="2026-06-04T23:43:00Z" w16du:dateUtc="2026-06-04T18:13:00Z"/>
        </w:rPr>
      </w:pPr>
      <w:ins w:id="34" w:author="Anirban" w:date="2026-06-04T23:43:00Z" w16du:dateUtc="2026-06-04T18:13:00Z">
        <w:r>
          <w:t>Status becomes:</w:t>
        </w:r>
      </w:ins>
    </w:p>
    <w:p w14:paraId="7625DEE8" w14:textId="20DE37C3" w:rsidR="005B2EFA" w:rsidRDefault="005B2EFA" w:rsidP="005B2EFA">
      <w:pPr>
        <w:pStyle w:val="BodyText"/>
        <w:rPr>
          <w:ins w:id="35" w:author="Anirban" w:date="2026-06-04T23:43:00Z" w16du:dateUtc="2026-06-04T18:13:00Z"/>
        </w:rPr>
      </w:pPr>
      <w:ins w:id="36" w:author="Anirban" w:date="2026-06-04T23:43:00Z" w16du:dateUtc="2026-06-04T18:13:00Z">
        <w:r>
          <w:t>“</w:t>
        </w:r>
      </w:ins>
      <w:ins w:id="37" w:author="Anirban" w:date="2026-06-04T23:44:00Z" w16du:dateUtc="2026-06-04T18:14:00Z">
        <w:r>
          <w:t>Design and BOQ</w:t>
        </w:r>
      </w:ins>
      <w:ins w:id="38" w:author="Anirban" w:date="2026-06-04T23:43:00Z" w16du:dateUtc="2026-06-04T18:13:00Z">
        <w:r>
          <w:t>”</w:t>
        </w:r>
      </w:ins>
    </w:p>
    <w:p w14:paraId="276EC4B2" w14:textId="4FBD462D" w:rsidR="005B2EFA" w:rsidRDefault="005B2EFA" w:rsidP="005B2EFA">
      <w:pPr>
        <w:pStyle w:val="BodyText"/>
        <w:rPr>
          <w:ins w:id="39" w:author="Anirban" w:date="2026-06-04T23:44:00Z" w16du:dateUtc="2026-06-04T18:14:00Z"/>
        </w:rPr>
        <w:pPrChange w:id="40" w:author="Anirban" w:date="2026-06-04T23:45:00Z" w16du:dateUtc="2026-06-04T18:15:00Z">
          <w:pPr>
            <w:pStyle w:val="Heading2"/>
          </w:pPr>
        </w:pPrChange>
      </w:pPr>
      <w:ins w:id="41" w:author="Anirban" w:date="2026-06-04T23:44:00Z" w16du:dateUtc="2026-06-04T18:14:00Z">
        <w:r>
          <w:t>Client approved the designs and BOQ. (client can approve the same or if any changes asked fro , will request via the application)</w:t>
        </w:r>
      </w:ins>
    </w:p>
    <w:p w14:paraId="6FAC1BAD" w14:textId="01779440" w:rsidR="005B2EFA" w:rsidRDefault="005B2EFA" w:rsidP="005B2EFA">
      <w:pPr>
        <w:pStyle w:val="BodyText"/>
        <w:rPr>
          <w:ins w:id="42" w:author="Anirban" w:date="2026-06-04T23:45:00Z" w16du:dateUtc="2026-06-04T18:15:00Z"/>
        </w:rPr>
      </w:pPr>
      <w:ins w:id="43" w:author="Anirban" w:date="2026-06-04T23:44:00Z" w16du:dateUtc="2026-06-04T18:14:00Z">
        <w:r>
          <w:t>Following</w:t>
        </w:r>
      </w:ins>
      <w:ins w:id="44" w:author="Anirban" w:date="2026-06-04T23:45:00Z" w16du:dateUtc="2026-06-04T18:15:00Z">
        <w:r>
          <w:t xml:space="preserve"> which ConstroBID team will rework the BOQ and Design and re upload.</w:t>
        </w:r>
      </w:ins>
    </w:p>
    <w:p w14:paraId="1B21E2A5" w14:textId="4AEA24C2" w:rsidR="005B2EFA" w:rsidRDefault="005B2EFA" w:rsidP="005B2EFA">
      <w:pPr>
        <w:pStyle w:val="BodyText"/>
        <w:rPr>
          <w:ins w:id="45" w:author="Anirban" w:date="2026-06-04T23:45:00Z" w16du:dateUtc="2026-06-04T18:15:00Z"/>
        </w:rPr>
      </w:pPr>
      <w:ins w:id="46" w:author="Anirban" w:date="2026-06-04T23:45:00Z" w16du:dateUtc="2026-06-04T18:15:00Z">
        <w:r>
          <w:t>Once client finally approved the Design and BOQ</w:t>
        </w:r>
      </w:ins>
    </w:p>
    <w:p w14:paraId="5B9E3E3E" w14:textId="77777777" w:rsidR="005B2EFA" w:rsidRDefault="005B2EFA" w:rsidP="005B2EFA">
      <w:pPr>
        <w:pStyle w:val="FirstParagraph"/>
        <w:rPr>
          <w:ins w:id="47" w:author="Anirban" w:date="2026-06-04T23:45:00Z" w16du:dateUtc="2026-06-04T18:15:00Z"/>
        </w:rPr>
      </w:pPr>
      <w:ins w:id="48" w:author="Anirban" w:date="2026-06-04T23:45:00Z" w16du:dateUtc="2026-06-04T18:15:00Z">
        <w:r>
          <w:t>Status becomes:</w:t>
        </w:r>
      </w:ins>
    </w:p>
    <w:p w14:paraId="60C6B0CE" w14:textId="68A9CFE3" w:rsidR="005B2EFA" w:rsidRDefault="005B2EFA" w:rsidP="005B2EFA">
      <w:pPr>
        <w:pStyle w:val="BodyText"/>
        <w:rPr>
          <w:ins w:id="49" w:author="Anirban" w:date="2026-06-04T23:45:00Z" w16du:dateUtc="2026-06-04T18:15:00Z"/>
        </w:rPr>
      </w:pPr>
      <w:ins w:id="50" w:author="Anirban" w:date="2026-06-04T23:45:00Z" w16du:dateUtc="2026-06-04T18:15:00Z">
        <w:r>
          <w:t>“</w:t>
        </w:r>
        <w:r>
          <w:t xml:space="preserve">Design </w:t>
        </w:r>
        <w:r>
          <w:t>Completed”</w:t>
        </w:r>
      </w:ins>
    </w:p>
    <w:p w14:paraId="48F516FE" w14:textId="7076BAAD" w:rsidR="005B2EFA" w:rsidRPr="005B2EFA" w:rsidRDefault="00AE0E18" w:rsidP="005B2EFA">
      <w:pPr>
        <w:pStyle w:val="BodyText"/>
        <w:rPr>
          <w:ins w:id="51" w:author="Anirban" w:date="2026-06-04T23:41:00Z" w16du:dateUtc="2026-06-04T18:11:00Z"/>
        </w:rPr>
        <w:pPrChange w:id="52" w:author="Anirban" w:date="2026-06-04T23:44:00Z" w16du:dateUtc="2026-06-04T18:14:00Z">
          <w:pPr>
            <w:pStyle w:val="Heading2"/>
          </w:pPr>
        </w:pPrChange>
      </w:pPr>
      <w:ins w:id="53" w:author="Anirban" w:date="2026-06-04T23:54:00Z" w16du:dateUtc="2026-06-04T18:24:00Z">
        <w:r>
          <w:pict w14:anchorId="59BE3150">
            <v:rect id="_x0000_i1066" style="width:0;height:1.5pt" o:hralign="center" o:hrstd="t" o:hr="t"/>
          </w:pict>
        </w:r>
      </w:ins>
    </w:p>
    <w:p w14:paraId="2D984FAD" w14:textId="20C244B9" w:rsidR="00A10931" w:rsidRDefault="005B2EFA">
      <w:pPr>
        <w:pStyle w:val="Heading2"/>
      </w:pPr>
      <w:ins w:id="54" w:author="Anirban" w:date="2026-06-04T23:45:00Z" w16du:dateUtc="2026-06-04T18:15:00Z">
        <w:r>
          <w:t>8</w:t>
        </w:r>
      </w:ins>
      <w:del w:id="55" w:author="Anirban" w:date="2026-06-04T23:45:00Z" w16du:dateUtc="2026-06-04T18:15:00Z">
        <w:r w:rsidR="00000000" w:rsidDel="005B2EFA">
          <w:delText>7</w:delText>
        </w:r>
      </w:del>
      <w:r w:rsidR="00000000">
        <w:t>. Project Shared to Contractors</w:t>
      </w:r>
    </w:p>
    <w:p w14:paraId="47356CB9" w14:textId="16E8D09F" w:rsidR="00A10931" w:rsidRDefault="00000000">
      <w:pPr>
        <w:pStyle w:val="FirstParagraph"/>
      </w:pPr>
      <w:del w:id="56" w:author="Anirban" w:date="2026-06-04T23:46:00Z" w16du:dateUtc="2026-06-04T18:16:00Z">
        <w:r w:rsidDel="005B2EFA">
          <w:delText>After inspection, matching contractors receive project.</w:delText>
        </w:r>
      </w:del>
      <w:ins w:id="57" w:author="Anirban" w:date="2026-06-04T23:46:00Z" w16du:dateUtc="2026-06-04T18:16:00Z">
        <w:r w:rsidR="005B2EFA">
          <w:t>After approval, the project opens to all the contractors within the specified location for costing</w:t>
        </w:r>
      </w:ins>
    </w:p>
    <w:p w14:paraId="6798DCFB" w14:textId="77777777" w:rsidR="00A10931" w:rsidRDefault="00000000">
      <w:pPr>
        <w:pStyle w:val="BodyText"/>
      </w:pPr>
      <w:r>
        <w:t>Example:</w:t>
      </w:r>
    </w:p>
    <w:p w14:paraId="6E6278F9" w14:textId="273B838E" w:rsidR="00A10931" w:rsidRDefault="00000000">
      <w:pPr>
        <w:pStyle w:val="BodyText"/>
      </w:pPr>
      <w:del w:id="58" w:author="Anirban" w:date="2026-06-04T23:46:00Z" w16du:dateUtc="2026-06-04T18:16:00Z">
        <w:r w:rsidDel="005B2EFA">
          <w:lastRenderedPageBreak/>
          <w:delText xml:space="preserve">Interior </w:delText>
        </w:r>
      </w:del>
      <w:ins w:id="59" w:author="Anirban" w:date="2026-06-04T23:46:00Z" w16du:dateUtc="2026-06-04T18:16:00Z">
        <w:r w:rsidR="005B2EFA">
          <w:t>Bangalore</w:t>
        </w:r>
        <w:r w:rsidR="005B2EFA">
          <w:t xml:space="preserve"> </w:t>
        </w:r>
      </w:ins>
      <w:r>
        <w:t>project →</w:t>
      </w:r>
    </w:p>
    <w:p w14:paraId="52C7E8F5" w14:textId="793D7EE3" w:rsidR="00A10931" w:rsidRDefault="00000000">
      <w:pPr>
        <w:pStyle w:val="BodyText"/>
      </w:pPr>
      <w:r>
        <w:t xml:space="preserve">Shown to </w:t>
      </w:r>
      <w:del w:id="60" w:author="Anirban" w:date="2026-06-04T23:46:00Z" w16du:dateUtc="2026-06-04T18:16:00Z">
        <w:r w:rsidDel="005B2EFA">
          <w:delText xml:space="preserve">Interior </w:delText>
        </w:r>
      </w:del>
      <w:ins w:id="61" w:author="Anirban" w:date="2026-06-04T23:46:00Z" w16du:dateUtc="2026-06-04T18:16:00Z">
        <w:r w:rsidR="005B2EFA">
          <w:t>Bangalore</w:t>
        </w:r>
        <w:r w:rsidR="005B2EFA">
          <w:t xml:space="preserve"> </w:t>
        </w:r>
      </w:ins>
      <w:r>
        <w:t>Contractors.</w:t>
      </w:r>
    </w:p>
    <w:p w14:paraId="5A40EC9F" w14:textId="2AC28AF1" w:rsidR="00A10931" w:rsidDel="005B2EFA" w:rsidRDefault="00000000">
      <w:pPr>
        <w:pStyle w:val="BodyText"/>
        <w:rPr>
          <w:del w:id="62" w:author="Anirban" w:date="2026-06-04T23:46:00Z" w16du:dateUtc="2026-06-04T18:16:00Z"/>
        </w:rPr>
      </w:pPr>
      <w:del w:id="63" w:author="Anirban" w:date="2026-06-04T23:46:00Z" w16du:dateUtc="2026-06-04T18:16:00Z">
        <w:r w:rsidDel="005B2EFA">
          <w:delText>Plumbing →</w:delText>
        </w:r>
      </w:del>
    </w:p>
    <w:p w14:paraId="07C28601" w14:textId="68C2A7EA" w:rsidR="00A10931" w:rsidDel="005B2EFA" w:rsidRDefault="00000000">
      <w:pPr>
        <w:pStyle w:val="BodyText"/>
        <w:rPr>
          <w:del w:id="64" w:author="Anirban" w:date="2026-06-04T23:46:00Z" w16du:dateUtc="2026-06-04T18:16:00Z"/>
        </w:rPr>
      </w:pPr>
      <w:del w:id="65" w:author="Anirban" w:date="2026-06-04T23:46:00Z" w16du:dateUtc="2026-06-04T18:16:00Z">
        <w:r w:rsidDel="005B2EFA">
          <w:delText>Shown to Plumbers.</w:delText>
        </w:r>
      </w:del>
    </w:p>
    <w:p w14:paraId="4C9B799A" w14:textId="77777777" w:rsidR="00A10931" w:rsidRDefault="00000000">
      <w:pPr>
        <w:pStyle w:val="BodyText"/>
      </w:pPr>
      <w:r>
        <w:t>Contractors see:</w:t>
      </w:r>
    </w:p>
    <w:p w14:paraId="0394ED5A" w14:textId="77777777" w:rsidR="00A10931" w:rsidRDefault="00000000">
      <w:pPr>
        <w:pStyle w:val="Compact"/>
        <w:numPr>
          <w:ilvl w:val="0"/>
          <w:numId w:val="14"/>
        </w:numPr>
      </w:pPr>
      <w:r>
        <w:t>Project summary</w:t>
      </w:r>
    </w:p>
    <w:p w14:paraId="03625876" w14:textId="759C86AE" w:rsidR="00A10931" w:rsidRDefault="00000000">
      <w:pPr>
        <w:pStyle w:val="Compact"/>
        <w:numPr>
          <w:ilvl w:val="0"/>
          <w:numId w:val="14"/>
        </w:numPr>
        <w:rPr>
          <w:ins w:id="66" w:author="Anirban" w:date="2026-06-04T23:47:00Z" w16du:dateUtc="2026-06-04T18:17:00Z"/>
        </w:rPr>
      </w:pPr>
      <w:del w:id="67" w:author="Anirban" w:date="2026-06-04T23:47:00Z" w16du:dateUtc="2026-06-04T18:17:00Z">
        <w:r w:rsidDel="005B2EFA">
          <w:delText>Square feet</w:delText>
        </w:r>
      </w:del>
      <w:ins w:id="68" w:author="Anirban" w:date="2026-06-04T23:47:00Z" w16du:dateUtc="2026-06-04T18:17:00Z">
        <w:r w:rsidR="005B2EFA">
          <w:t>Design</w:t>
        </w:r>
      </w:ins>
    </w:p>
    <w:p w14:paraId="430A5813" w14:textId="69C2BBB4" w:rsidR="005B2EFA" w:rsidRDefault="005B2EFA">
      <w:pPr>
        <w:pStyle w:val="Compact"/>
        <w:numPr>
          <w:ilvl w:val="0"/>
          <w:numId w:val="14"/>
        </w:numPr>
      </w:pPr>
      <w:ins w:id="69" w:author="Anirban" w:date="2026-06-04T23:47:00Z" w16du:dateUtc="2026-06-04T18:17:00Z">
        <w:r>
          <w:t>BOQ</w:t>
        </w:r>
      </w:ins>
    </w:p>
    <w:p w14:paraId="6EE85445" w14:textId="66D235E0" w:rsidR="00A10931" w:rsidDel="005B2EFA" w:rsidRDefault="00000000">
      <w:pPr>
        <w:pStyle w:val="Compact"/>
        <w:numPr>
          <w:ilvl w:val="0"/>
          <w:numId w:val="14"/>
        </w:numPr>
        <w:rPr>
          <w:del w:id="70" w:author="Anirban" w:date="2026-06-04T23:46:00Z" w16du:dateUtc="2026-06-04T18:16:00Z"/>
        </w:rPr>
      </w:pPr>
      <w:del w:id="71" w:author="Anirban" w:date="2026-06-04T23:46:00Z" w16du:dateUtc="2026-06-04T18:16:00Z">
        <w:r w:rsidDel="005B2EFA">
          <w:delText>Budget</w:delText>
        </w:r>
      </w:del>
    </w:p>
    <w:p w14:paraId="61F5DE1D" w14:textId="77777777" w:rsidR="00A10931" w:rsidRDefault="00000000">
      <w:pPr>
        <w:pStyle w:val="Compact"/>
        <w:numPr>
          <w:ilvl w:val="0"/>
          <w:numId w:val="14"/>
        </w:numPr>
      </w:pPr>
      <w:r>
        <w:t>Site details</w:t>
      </w:r>
    </w:p>
    <w:p w14:paraId="3056F2E6" w14:textId="77777777" w:rsidR="00A10931" w:rsidRDefault="00000000">
      <w:pPr>
        <w:pStyle w:val="Compact"/>
        <w:numPr>
          <w:ilvl w:val="0"/>
          <w:numId w:val="14"/>
        </w:numPr>
      </w:pPr>
      <w:r>
        <w:t>Inspection report</w:t>
      </w:r>
    </w:p>
    <w:p w14:paraId="12B13EC5" w14:textId="77777777" w:rsidR="00A10931" w:rsidRDefault="00000000">
      <w:pPr>
        <w:pStyle w:val="Compact"/>
        <w:numPr>
          <w:ilvl w:val="0"/>
          <w:numId w:val="14"/>
        </w:numPr>
      </w:pPr>
      <w:r>
        <w:t>Images</w:t>
      </w:r>
    </w:p>
    <w:p w14:paraId="34C1BD8B" w14:textId="77777777" w:rsidR="00A10931" w:rsidRDefault="00000000">
      <w:r>
        <w:pict w14:anchorId="30D78F8D">
          <v:rect id="_x0000_i1031" style="width:0;height:1.5pt" o:hralign="center" o:hrstd="t" o:hr="t"/>
        </w:pict>
      </w:r>
    </w:p>
    <w:p w14:paraId="07915D42" w14:textId="77777777" w:rsidR="00A10931" w:rsidRDefault="00000000">
      <w:pPr>
        <w:pStyle w:val="Heading1"/>
      </w:pPr>
      <w:bookmarkStart w:id="72" w:name="contractor-flow"/>
      <w:bookmarkEnd w:id="7"/>
      <w:bookmarkEnd w:id="26"/>
      <w:r>
        <w:t>CONTRACTOR FLOW</w:t>
      </w:r>
    </w:p>
    <w:p w14:paraId="6EB365B2" w14:textId="0924BEB5" w:rsidR="00A10931" w:rsidRDefault="00AE0E18">
      <w:pPr>
        <w:pStyle w:val="Heading2"/>
      </w:pPr>
      <w:bookmarkStart w:id="73" w:name="contractor-registration"/>
      <w:ins w:id="74" w:author="Anirban" w:date="2026-06-04T23:54:00Z" w16du:dateUtc="2026-06-04T18:24:00Z">
        <w:r>
          <w:t>9</w:t>
        </w:r>
      </w:ins>
      <w:del w:id="75" w:author="Anirban" w:date="2026-06-04T23:54:00Z" w16du:dateUtc="2026-06-04T18:24:00Z">
        <w:r w:rsidR="00000000" w:rsidDel="00AE0E18">
          <w:delText>8</w:delText>
        </w:r>
      </w:del>
      <w:r w:rsidR="00000000">
        <w:t>. Contractor Registration</w:t>
      </w:r>
    </w:p>
    <w:p w14:paraId="73514AC2" w14:textId="77777777" w:rsidR="00A10931" w:rsidRDefault="00000000">
      <w:pPr>
        <w:pStyle w:val="FirstParagraph"/>
      </w:pPr>
      <w:r>
        <w:t>Contractor creates account.</w:t>
      </w:r>
    </w:p>
    <w:p w14:paraId="10ADE04D" w14:textId="77777777" w:rsidR="00A10931" w:rsidRDefault="00000000">
      <w:pPr>
        <w:pStyle w:val="BodyText"/>
      </w:pPr>
      <w:r>
        <w:t>They fill:</w:t>
      </w:r>
    </w:p>
    <w:p w14:paraId="7982AC22" w14:textId="77777777" w:rsidR="00A10931" w:rsidRDefault="00000000">
      <w:pPr>
        <w:pStyle w:val="Compact"/>
        <w:numPr>
          <w:ilvl w:val="0"/>
          <w:numId w:val="15"/>
        </w:numPr>
      </w:pPr>
      <w:r>
        <w:t>Name</w:t>
      </w:r>
    </w:p>
    <w:p w14:paraId="25127D1A" w14:textId="77777777" w:rsidR="00A10931" w:rsidRDefault="00000000">
      <w:pPr>
        <w:pStyle w:val="Compact"/>
        <w:numPr>
          <w:ilvl w:val="0"/>
          <w:numId w:val="15"/>
        </w:numPr>
      </w:pPr>
      <w:r>
        <w:t>Service category</w:t>
      </w:r>
    </w:p>
    <w:p w14:paraId="515625E3" w14:textId="77777777" w:rsidR="00A10931" w:rsidRDefault="00000000">
      <w:pPr>
        <w:pStyle w:val="Compact"/>
        <w:numPr>
          <w:ilvl w:val="0"/>
          <w:numId w:val="15"/>
        </w:numPr>
      </w:pPr>
      <w:r>
        <w:t>Experience</w:t>
      </w:r>
    </w:p>
    <w:p w14:paraId="70F84E54" w14:textId="77777777" w:rsidR="00A10931" w:rsidRDefault="00000000">
      <w:pPr>
        <w:pStyle w:val="Compact"/>
        <w:numPr>
          <w:ilvl w:val="0"/>
          <w:numId w:val="15"/>
        </w:numPr>
      </w:pPr>
      <w:r>
        <w:t>Service areas</w:t>
      </w:r>
    </w:p>
    <w:p w14:paraId="00E1D6B1" w14:textId="77777777" w:rsidR="00A10931" w:rsidRDefault="00000000">
      <w:pPr>
        <w:pStyle w:val="Compact"/>
        <w:numPr>
          <w:ilvl w:val="0"/>
          <w:numId w:val="15"/>
        </w:numPr>
      </w:pPr>
      <w:r>
        <w:t>Portfolio images</w:t>
      </w:r>
    </w:p>
    <w:p w14:paraId="72F6069C" w14:textId="77777777" w:rsidR="00A10931" w:rsidRDefault="00000000">
      <w:pPr>
        <w:pStyle w:val="Compact"/>
        <w:numPr>
          <w:ilvl w:val="0"/>
          <w:numId w:val="15"/>
        </w:numPr>
      </w:pPr>
      <w:r>
        <w:t>Contact number</w:t>
      </w:r>
    </w:p>
    <w:p w14:paraId="6368855C" w14:textId="77777777" w:rsidR="00A10931" w:rsidRDefault="00000000">
      <w:pPr>
        <w:pStyle w:val="Compact"/>
        <w:numPr>
          <w:ilvl w:val="0"/>
          <w:numId w:val="15"/>
        </w:numPr>
      </w:pPr>
      <w:r>
        <w:t>Verification documents</w:t>
      </w:r>
    </w:p>
    <w:p w14:paraId="3BD0F503" w14:textId="5AA502F5" w:rsidR="00A10931" w:rsidRDefault="00000000">
      <w:pPr>
        <w:pStyle w:val="FirstParagraph"/>
      </w:pPr>
      <w:del w:id="76" w:author="Anirban" w:date="2026-06-04T23:47:00Z" w16du:dateUtc="2026-06-04T18:17:00Z">
        <w:r w:rsidDel="005B2EFA">
          <w:delText xml:space="preserve">Contribute </w:delText>
        </w:r>
      </w:del>
      <w:ins w:id="77" w:author="Anirban" w:date="2026-06-04T23:47:00Z" w16du:dateUtc="2026-06-04T18:17:00Z">
        <w:r w:rsidR="005B2EFA">
          <w:t>Contr</w:t>
        </w:r>
        <w:r w:rsidR="005B2EFA">
          <w:t>oBID</w:t>
        </w:r>
        <w:r w:rsidR="005B2EFA">
          <w:t xml:space="preserve"> </w:t>
        </w:r>
      </w:ins>
      <w:r>
        <w:t>Team verifies contractor.</w:t>
      </w:r>
    </w:p>
    <w:p w14:paraId="5A543EB8" w14:textId="77777777" w:rsidR="00A10931" w:rsidRDefault="00000000">
      <w:pPr>
        <w:pStyle w:val="BodyText"/>
      </w:pPr>
      <w:r>
        <w:t>Status:</w:t>
      </w:r>
    </w:p>
    <w:p w14:paraId="6CF6EF62" w14:textId="77777777" w:rsidR="00A10931" w:rsidRDefault="00000000">
      <w:pPr>
        <w:pStyle w:val="BodyText"/>
      </w:pPr>
      <w:r>
        <w:t>Verified / Pending</w:t>
      </w:r>
    </w:p>
    <w:p w14:paraId="584A7AEF" w14:textId="77777777" w:rsidR="00A10931" w:rsidRDefault="00000000">
      <w:r>
        <w:pict w14:anchorId="58AAED50">
          <v:rect id="_x0000_i1032" style="width:0;height:1.5pt" o:hralign="center" o:hrstd="t" o:hr="t"/>
        </w:pict>
      </w:r>
    </w:p>
    <w:p w14:paraId="3C5B183D" w14:textId="0C5B5E20" w:rsidR="00A10931" w:rsidRDefault="00AE0E18">
      <w:pPr>
        <w:pStyle w:val="Heading2"/>
      </w:pPr>
      <w:bookmarkStart w:id="78" w:name="contractor-sends-quotation"/>
      <w:bookmarkEnd w:id="73"/>
      <w:ins w:id="79" w:author="Anirban" w:date="2026-06-04T23:55:00Z" w16du:dateUtc="2026-06-04T18:25:00Z">
        <w:r>
          <w:t>10</w:t>
        </w:r>
      </w:ins>
      <w:del w:id="80" w:author="Anirban" w:date="2026-06-04T23:55:00Z" w16du:dateUtc="2026-06-04T18:25:00Z">
        <w:r w:rsidR="00000000" w:rsidDel="00AE0E18">
          <w:delText>9</w:delText>
        </w:r>
      </w:del>
      <w:r w:rsidR="00000000">
        <w:t>. Contractor Sends Quotation</w:t>
      </w:r>
    </w:p>
    <w:p w14:paraId="3E8F3B9B" w14:textId="7868C3ED" w:rsidR="005B2EFA" w:rsidRDefault="0078267E">
      <w:pPr>
        <w:pStyle w:val="FirstParagraph"/>
        <w:rPr>
          <w:ins w:id="81" w:author="Anirban" w:date="2026-06-04T23:47:00Z" w16du:dateUtc="2026-06-04T18:17:00Z"/>
        </w:rPr>
      </w:pPr>
      <w:ins w:id="82" w:author="Anirban" w:date="2026-06-04T23:49:00Z" w16du:dateUtc="2026-06-04T18:19:00Z">
        <w:r>
          <w:t>Contractors</w:t>
        </w:r>
      </w:ins>
      <w:ins w:id="83" w:author="Anirban" w:date="2026-06-04T23:47:00Z" w16du:dateUtc="2026-06-04T18:17:00Z">
        <w:r w:rsidR="005B2EFA">
          <w:t xml:space="preserve"> can browse projects from their login, not necessary they will only open p</w:t>
        </w:r>
      </w:ins>
      <w:ins w:id="84" w:author="Anirban" w:date="2026-06-04T23:48:00Z" w16du:dateUtc="2026-06-04T18:18:00Z">
        <w:r w:rsidR="005B2EFA">
          <w:t xml:space="preserve">rojects shared with them. Our algorithm will share </w:t>
        </w:r>
      </w:ins>
      <w:ins w:id="85" w:author="Anirban" w:date="2026-06-04T23:49:00Z" w16du:dateUtc="2026-06-04T18:19:00Z">
        <w:r>
          <w:t>projects</w:t>
        </w:r>
      </w:ins>
      <w:ins w:id="86" w:author="Anirban" w:date="2026-06-04T23:48:00Z" w16du:dateUtc="2026-06-04T18:18:00Z">
        <w:r w:rsidR="005B2EFA">
          <w:t xml:space="preserve"> with them b</w:t>
        </w:r>
      </w:ins>
      <w:ins w:id="87" w:author="Anirban" w:date="2026-06-04T23:49:00Z" w16du:dateUtc="2026-06-04T18:19:00Z">
        <w:r>
          <w:t>a</w:t>
        </w:r>
      </w:ins>
      <w:ins w:id="88" w:author="Anirban" w:date="2026-06-04T23:48:00Z" w16du:dateUtc="2026-06-04T18:18:00Z">
        <w:r w:rsidR="005B2EFA">
          <w:t xml:space="preserve">sed on location, but they are also free to search </w:t>
        </w:r>
      </w:ins>
      <w:ins w:id="89" w:author="Anirban" w:date="2026-06-04T23:49:00Z" w16du:dateUtc="2026-06-04T18:19:00Z">
        <w:r>
          <w:t>projects</w:t>
        </w:r>
      </w:ins>
      <w:ins w:id="90" w:author="Anirban" w:date="2026-06-04T23:48:00Z" w16du:dateUtc="2026-06-04T18:18:00Z">
        <w:r w:rsidR="005B2EFA">
          <w:t xml:space="preserve"> based on </w:t>
        </w:r>
      </w:ins>
      <w:ins w:id="91" w:author="Anirban" w:date="2026-06-04T23:49:00Z" w16du:dateUtc="2026-06-04T18:19:00Z">
        <w:r>
          <w:t xml:space="preserve">category </w:t>
        </w:r>
      </w:ins>
      <w:ins w:id="92" w:author="Anirban" w:date="2026-06-04T23:48:00Z" w16du:dateUtc="2026-06-04T18:18:00Z">
        <w:r w:rsidR="005B2EFA">
          <w:t>(interior, plumbing, electrical etc.) and locatio</w:t>
        </w:r>
      </w:ins>
      <w:ins w:id="93" w:author="Anirban" w:date="2026-06-04T23:49:00Z" w16du:dateUtc="2026-06-04T18:19:00Z">
        <w:r w:rsidR="005B2EFA">
          <w:t>n</w:t>
        </w:r>
      </w:ins>
    </w:p>
    <w:p w14:paraId="0DBDA7D7" w14:textId="159CE1CD" w:rsidR="00A10931" w:rsidRDefault="00000000">
      <w:pPr>
        <w:pStyle w:val="FirstParagraph"/>
      </w:pPr>
      <w:r>
        <w:lastRenderedPageBreak/>
        <w:t>Contractor opens project.</w:t>
      </w:r>
    </w:p>
    <w:p w14:paraId="3FDCA81D" w14:textId="77777777" w:rsidR="00A10931" w:rsidRDefault="00000000">
      <w:pPr>
        <w:pStyle w:val="BodyText"/>
      </w:pPr>
      <w:r>
        <w:t>They submit quotation:</w:t>
      </w:r>
    </w:p>
    <w:p w14:paraId="0F2A458B" w14:textId="77777777" w:rsidR="00A10931" w:rsidRDefault="00000000">
      <w:pPr>
        <w:pStyle w:val="Compact"/>
        <w:numPr>
          <w:ilvl w:val="0"/>
          <w:numId w:val="16"/>
        </w:numPr>
      </w:pPr>
      <w:r>
        <w:t>Estimated Cost</w:t>
      </w:r>
    </w:p>
    <w:p w14:paraId="63BA9347" w14:textId="77777777" w:rsidR="00A10931" w:rsidRDefault="00000000">
      <w:pPr>
        <w:pStyle w:val="Compact"/>
        <w:numPr>
          <w:ilvl w:val="0"/>
          <w:numId w:val="16"/>
        </w:numPr>
      </w:pPr>
      <w:r>
        <w:t>Timeline</w:t>
      </w:r>
    </w:p>
    <w:p w14:paraId="07B0E3F6" w14:textId="77777777" w:rsidR="00A10931" w:rsidRDefault="00000000">
      <w:pPr>
        <w:pStyle w:val="Compact"/>
        <w:numPr>
          <w:ilvl w:val="0"/>
          <w:numId w:val="16"/>
        </w:numPr>
      </w:pPr>
      <w:r>
        <w:t>Work Description</w:t>
      </w:r>
    </w:p>
    <w:p w14:paraId="28260DB0" w14:textId="77777777" w:rsidR="00A10931" w:rsidRDefault="00000000">
      <w:pPr>
        <w:pStyle w:val="Compact"/>
        <w:numPr>
          <w:ilvl w:val="0"/>
          <w:numId w:val="16"/>
        </w:numPr>
      </w:pPr>
      <w:r>
        <w:t>Materials Included</w:t>
      </w:r>
    </w:p>
    <w:p w14:paraId="56E7F10D" w14:textId="77777777" w:rsidR="00A10931" w:rsidRDefault="00000000">
      <w:pPr>
        <w:pStyle w:val="Compact"/>
        <w:numPr>
          <w:ilvl w:val="0"/>
          <w:numId w:val="16"/>
        </w:numPr>
        <w:rPr>
          <w:ins w:id="94" w:author="Anirban" w:date="2026-06-04T23:49:00Z" w16du:dateUtc="2026-06-04T18:19:00Z"/>
        </w:rPr>
      </w:pPr>
      <w:r>
        <w:t>Notes</w:t>
      </w:r>
    </w:p>
    <w:p w14:paraId="2DC152ED" w14:textId="368AC6A4" w:rsidR="0078267E" w:rsidRDefault="0078267E">
      <w:pPr>
        <w:pStyle w:val="Compact"/>
        <w:numPr>
          <w:ilvl w:val="0"/>
          <w:numId w:val="16"/>
        </w:numPr>
        <w:rPr>
          <w:ins w:id="95" w:author="Anirban" w:date="2026-06-04T23:49:00Z" w16du:dateUtc="2026-06-04T18:19:00Z"/>
        </w:rPr>
      </w:pPr>
      <w:ins w:id="96" w:author="Anirban" w:date="2026-06-04T23:49:00Z" w16du:dateUtc="2026-06-04T18:19:00Z">
        <w:r>
          <w:t>Payment terms</w:t>
        </w:r>
      </w:ins>
    </w:p>
    <w:p w14:paraId="1F0E9316" w14:textId="03ADB993" w:rsidR="0078267E" w:rsidRDefault="0078267E" w:rsidP="0078267E">
      <w:pPr>
        <w:pStyle w:val="Compact"/>
        <w:pPrChange w:id="97" w:author="Anirban" w:date="2026-06-04T23:49:00Z" w16du:dateUtc="2026-06-04T18:19:00Z">
          <w:pPr>
            <w:pStyle w:val="Compact"/>
            <w:numPr>
              <w:numId w:val="16"/>
            </w:numPr>
            <w:ind w:left="720" w:hanging="360"/>
          </w:pPr>
        </w:pPrChange>
      </w:pPr>
      <w:ins w:id="98" w:author="Anirban" w:date="2026-06-04T23:49:00Z" w16du:dateUtc="2026-06-04T18:19:00Z">
        <w:r>
          <w:t>They w</w:t>
        </w:r>
      </w:ins>
      <w:ins w:id="99" w:author="Anirban" w:date="2026-06-04T23:50:00Z" w16du:dateUtc="2026-06-04T18:20:00Z">
        <w:r>
          <w:t>ill download the BOQ and upload the same in the portal. *( BOQ is an excel file)</w:t>
        </w:r>
      </w:ins>
    </w:p>
    <w:p w14:paraId="1B1770F1" w14:textId="77777777" w:rsidR="00A10931" w:rsidRDefault="00000000">
      <w:pPr>
        <w:pStyle w:val="FirstParagraph"/>
      </w:pPr>
      <w:r>
        <w:t>Example:</w:t>
      </w:r>
    </w:p>
    <w:p w14:paraId="6D5492A2" w14:textId="77777777" w:rsidR="00A10931" w:rsidRDefault="00000000">
      <w:pPr>
        <w:pStyle w:val="BodyText"/>
      </w:pPr>
      <w:r>
        <w:t>Cost: ₹3,50,000</w:t>
      </w:r>
    </w:p>
    <w:p w14:paraId="608A3CD2" w14:textId="77777777" w:rsidR="00A10931" w:rsidRDefault="00000000">
      <w:pPr>
        <w:pStyle w:val="BodyText"/>
      </w:pPr>
      <w:r>
        <w:t>Duration: 45 Days</w:t>
      </w:r>
    </w:p>
    <w:p w14:paraId="324C3AC0" w14:textId="77777777" w:rsidR="00A10931" w:rsidRDefault="00000000">
      <w:pPr>
        <w:pStyle w:val="BodyText"/>
        <w:rPr>
          <w:ins w:id="100" w:author="Anirban" w:date="2026-06-04T23:50:00Z" w16du:dateUtc="2026-06-04T18:20:00Z"/>
        </w:rPr>
      </w:pPr>
      <w:r>
        <w:t>Description: “Complete interior work with modular kitchen, wardrobes and false ceiling.”</w:t>
      </w:r>
    </w:p>
    <w:p w14:paraId="4AFE38E1" w14:textId="4020CA63" w:rsidR="0078267E" w:rsidRDefault="0078267E">
      <w:pPr>
        <w:pStyle w:val="BodyText"/>
      </w:pPr>
      <w:ins w:id="101" w:author="Anirban" w:date="2026-06-04T23:50:00Z" w16du:dateUtc="2026-06-04T18:20:00Z">
        <w:r>
          <w:t>Payment terms: 50% advance, 50% after completion</w:t>
        </w:r>
      </w:ins>
    </w:p>
    <w:p w14:paraId="3176B842" w14:textId="77777777" w:rsidR="00A10931" w:rsidRDefault="00000000">
      <w:pPr>
        <w:pStyle w:val="BodyText"/>
      </w:pPr>
      <w:r>
        <w:t>Status:</w:t>
      </w:r>
    </w:p>
    <w:p w14:paraId="32879405" w14:textId="77777777" w:rsidR="00A10931" w:rsidRDefault="00000000">
      <w:pPr>
        <w:pStyle w:val="BodyText"/>
      </w:pPr>
      <w:r>
        <w:t>“Quotation Submitted”</w:t>
      </w:r>
    </w:p>
    <w:p w14:paraId="164647B4" w14:textId="77777777" w:rsidR="00A10931" w:rsidRDefault="00000000">
      <w:r>
        <w:pict w14:anchorId="305EEEC7">
          <v:rect id="_x0000_i1033" style="width:0;height:1.5pt" o:hralign="center" o:hrstd="t" o:hr="t"/>
        </w:pict>
      </w:r>
    </w:p>
    <w:p w14:paraId="21398D99" w14:textId="16F357E5" w:rsidR="00A10931" w:rsidRDefault="00000000">
      <w:pPr>
        <w:pStyle w:val="Heading2"/>
      </w:pPr>
      <w:bookmarkStart w:id="102" w:name="client-receives-multiple-quotations"/>
      <w:bookmarkEnd w:id="78"/>
      <w:r>
        <w:t>1</w:t>
      </w:r>
      <w:del w:id="103" w:author="Anirban" w:date="2026-06-04T23:55:00Z" w16du:dateUtc="2026-06-04T18:25:00Z">
        <w:r w:rsidDel="00AE0E18">
          <w:delText>0</w:delText>
        </w:r>
      </w:del>
      <w:ins w:id="104" w:author="Anirban" w:date="2026-06-04T23:55:00Z" w16du:dateUtc="2026-06-04T18:25:00Z">
        <w:r w:rsidR="00AE0E18">
          <w:t>1</w:t>
        </w:r>
      </w:ins>
      <w:r>
        <w:t>. Client Receives Multiple Quotations</w:t>
      </w:r>
    </w:p>
    <w:p w14:paraId="37F9EBD1" w14:textId="77777777" w:rsidR="00A10931" w:rsidRDefault="00000000">
      <w:pPr>
        <w:pStyle w:val="FirstParagraph"/>
      </w:pPr>
      <w:r>
        <w:t>Client sees contractor quotations.</w:t>
      </w:r>
    </w:p>
    <w:p w14:paraId="09D88479" w14:textId="77777777" w:rsidR="00A10931" w:rsidRDefault="00000000">
      <w:pPr>
        <w:pStyle w:val="BodyText"/>
      </w:pPr>
      <w:r>
        <w:t>Client compares:</w:t>
      </w:r>
    </w:p>
    <w:p w14:paraId="525EDDBD" w14:textId="77777777" w:rsidR="00A10931" w:rsidRDefault="00000000">
      <w:pPr>
        <w:pStyle w:val="Compact"/>
        <w:numPr>
          <w:ilvl w:val="0"/>
          <w:numId w:val="17"/>
        </w:numPr>
      </w:pPr>
      <w:r>
        <w:t>Price</w:t>
      </w:r>
    </w:p>
    <w:p w14:paraId="1C6D75F4" w14:textId="77777777" w:rsidR="00A10931" w:rsidRDefault="00000000">
      <w:pPr>
        <w:pStyle w:val="Compact"/>
        <w:numPr>
          <w:ilvl w:val="0"/>
          <w:numId w:val="17"/>
        </w:numPr>
      </w:pPr>
      <w:r>
        <w:t>Experience</w:t>
      </w:r>
    </w:p>
    <w:p w14:paraId="2E52C066" w14:textId="77777777" w:rsidR="00A10931" w:rsidRDefault="00000000">
      <w:pPr>
        <w:pStyle w:val="Compact"/>
        <w:numPr>
          <w:ilvl w:val="0"/>
          <w:numId w:val="17"/>
        </w:numPr>
      </w:pPr>
      <w:r>
        <w:t>Reviews</w:t>
      </w:r>
    </w:p>
    <w:p w14:paraId="37ABC9B8" w14:textId="77777777" w:rsidR="00A10931" w:rsidRDefault="00000000">
      <w:pPr>
        <w:pStyle w:val="Compact"/>
        <w:numPr>
          <w:ilvl w:val="0"/>
          <w:numId w:val="17"/>
        </w:numPr>
      </w:pPr>
      <w:r>
        <w:t>Timeline</w:t>
      </w:r>
    </w:p>
    <w:p w14:paraId="54666851" w14:textId="77777777" w:rsidR="00A10931" w:rsidRDefault="00000000">
      <w:pPr>
        <w:pStyle w:val="Compact"/>
        <w:numPr>
          <w:ilvl w:val="0"/>
          <w:numId w:val="17"/>
        </w:numPr>
      </w:pPr>
      <w:r>
        <w:t>Portfolio</w:t>
      </w:r>
    </w:p>
    <w:p w14:paraId="77BCC869" w14:textId="77777777" w:rsidR="00A10931" w:rsidRDefault="00000000">
      <w:pPr>
        <w:pStyle w:val="Compact"/>
        <w:numPr>
          <w:ilvl w:val="0"/>
          <w:numId w:val="17"/>
        </w:numPr>
      </w:pPr>
      <w:r>
        <w:t>Description</w:t>
      </w:r>
    </w:p>
    <w:p w14:paraId="20614DF2" w14:textId="77777777" w:rsidR="00A10931" w:rsidRDefault="00000000">
      <w:pPr>
        <w:pStyle w:val="FirstParagraph"/>
      </w:pPr>
      <w:r>
        <w:t>Client can:</w:t>
      </w:r>
    </w:p>
    <w:p w14:paraId="4FF802AC" w14:textId="77777777" w:rsidR="00A10931" w:rsidRDefault="00000000">
      <w:pPr>
        <w:pStyle w:val="Compact"/>
        <w:numPr>
          <w:ilvl w:val="0"/>
          <w:numId w:val="18"/>
        </w:numPr>
      </w:pPr>
      <w:r>
        <w:t>Accept contractor</w:t>
      </w:r>
    </w:p>
    <w:p w14:paraId="788B5E71" w14:textId="77777777" w:rsidR="00A10931" w:rsidRDefault="00000000">
      <w:pPr>
        <w:pStyle w:val="Compact"/>
        <w:numPr>
          <w:ilvl w:val="0"/>
          <w:numId w:val="18"/>
        </w:numPr>
      </w:pPr>
      <w:r>
        <w:t>Reject contractor</w:t>
      </w:r>
    </w:p>
    <w:p w14:paraId="15B30CB7" w14:textId="77777777" w:rsidR="00A10931" w:rsidRDefault="00000000">
      <w:pPr>
        <w:pStyle w:val="Compact"/>
        <w:numPr>
          <w:ilvl w:val="0"/>
          <w:numId w:val="18"/>
        </w:numPr>
      </w:pPr>
      <w:r>
        <w:t>Shortlist contractor</w:t>
      </w:r>
    </w:p>
    <w:p w14:paraId="10FB7F1B" w14:textId="77777777" w:rsidR="00A10931" w:rsidRDefault="00000000">
      <w:r>
        <w:pict w14:anchorId="44FB2488">
          <v:rect id="_x0000_i1034" style="width:0;height:1.5pt" o:hralign="center" o:hrstd="t" o:hr="t"/>
        </w:pict>
      </w:r>
    </w:p>
    <w:p w14:paraId="1B47F23F" w14:textId="4E37D2EE" w:rsidR="00A10931" w:rsidRDefault="00000000">
      <w:pPr>
        <w:pStyle w:val="Heading2"/>
      </w:pPr>
      <w:bookmarkStart w:id="105" w:name="client-selects-contractor"/>
      <w:bookmarkEnd w:id="102"/>
      <w:r>
        <w:lastRenderedPageBreak/>
        <w:t>1</w:t>
      </w:r>
      <w:del w:id="106" w:author="Anirban" w:date="2026-06-04T23:55:00Z" w16du:dateUtc="2026-06-04T18:25:00Z">
        <w:r w:rsidDel="00AE0E18">
          <w:delText>1</w:delText>
        </w:r>
      </w:del>
      <w:ins w:id="107" w:author="Anirban" w:date="2026-06-04T23:55:00Z" w16du:dateUtc="2026-06-04T18:25:00Z">
        <w:r w:rsidR="00AE0E18">
          <w:t>2</w:t>
        </w:r>
      </w:ins>
      <w:r>
        <w:t>. Client Selects Contractor</w:t>
      </w:r>
    </w:p>
    <w:p w14:paraId="322520A5" w14:textId="77777777" w:rsidR="00A10931" w:rsidRDefault="00000000">
      <w:pPr>
        <w:pStyle w:val="FirstParagraph"/>
      </w:pPr>
      <w:r>
        <w:t>Client selects contractor.</w:t>
      </w:r>
    </w:p>
    <w:p w14:paraId="556237E7" w14:textId="77777777" w:rsidR="00A10931" w:rsidRDefault="00000000">
      <w:pPr>
        <w:pStyle w:val="BodyText"/>
      </w:pPr>
      <w:r>
        <w:t>Project status:</w:t>
      </w:r>
    </w:p>
    <w:p w14:paraId="34076A37" w14:textId="77777777" w:rsidR="00A10931" w:rsidRDefault="00000000">
      <w:pPr>
        <w:pStyle w:val="BodyText"/>
      </w:pPr>
      <w:r>
        <w:t>“Contractor Assigned”</w:t>
      </w:r>
    </w:p>
    <w:p w14:paraId="1B829CE5" w14:textId="77777777" w:rsidR="00A10931" w:rsidRDefault="00000000">
      <w:pPr>
        <w:pStyle w:val="BodyText"/>
      </w:pPr>
      <w:r>
        <w:t>Selected contractor gets notification.</w:t>
      </w:r>
    </w:p>
    <w:p w14:paraId="7CC9B9A8" w14:textId="77777777" w:rsidR="00A10931" w:rsidRDefault="00000000">
      <w:r>
        <w:pict w14:anchorId="71B53FE2">
          <v:rect id="_x0000_i1035" style="width:0;height:1.5pt" o:hralign="center" o:hrstd="t" o:hr="t"/>
        </w:pict>
      </w:r>
    </w:p>
    <w:p w14:paraId="61E45246" w14:textId="3E7C92E3" w:rsidR="00A10931" w:rsidRDefault="00000000">
      <w:pPr>
        <w:pStyle w:val="Heading2"/>
      </w:pPr>
      <w:bookmarkStart w:id="108" w:name="work-starts"/>
      <w:bookmarkEnd w:id="105"/>
      <w:r>
        <w:t>1</w:t>
      </w:r>
      <w:del w:id="109" w:author="Anirban" w:date="2026-06-04T23:55:00Z" w16du:dateUtc="2026-06-04T18:25:00Z">
        <w:r w:rsidDel="00AE0E18">
          <w:delText>2</w:delText>
        </w:r>
      </w:del>
      <w:ins w:id="110" w:author="Anirban" w:date="2026-06-04T23:55:00Z" w16du:dateUtc="2026-06-04T18:25:00Z">
        <w:r w:rsidR="00AE0E18">
          <w:t>3</w:t>
        </w:r>
      </w:ins>
      <w:r>
        <w:t>. Work Starts</w:t>
      </w:r>
    </w:p>
    <w:p w14:paraId="0F35252B" w14:textId="77777777" w:rsidR="00A10931" w:rsidRDefault="00000000">
      <w:pPr>
        <w:pStyle w:val="FirstParagraph"/>
      </w:pPr>
      <w:r>
        <w:t>Contractor starts work.</w:t>
      </w:r>
    </w:p>
    <w:p w14:paraId="04DF9F04" w14:textId="77777777" w:rsidR="00A10931" w:rsidRDefault="00000000">
      <w:pPr>
        <w:pStyle w:val="BodyText"/>
      </w:pPr>
      <w:r>
        <w:t>They upload updates:</w:t>
      </w:r>
    </w:p>
    <w:p w14:paraId="11E41F5E" w14:textId="77777777" w:rsidR="00A10931" w:rsidRDefault="00000000">
      <w:pPr>
        <w:pStyle w:val="Compact"/>
        <w:numPr>
          <w:ilvl w:val="0"/>
          <w:numId w:val="19"/>
        </w:numPr>
      </w:pPr>
      <w:r>
        <w:t>Photos</w:t>
      </w:r>
    </w:p>
    <w:p w14:paraId="7794147D" w14:textId="77777777" w:rsidR="00A10931" w:rsidRDefault="00000000">
      <w:pPr>
        <w:pStyle w:val="Compact"/>
        <w:numPr>
          <w:ilvl w:val="0"/>
          <w:numId w:val="19"/>
        </w:numPr>
      </w:pPr>
      <w:r>
        <w:t>Progress</w:t>
      </w:r>
    </w:p>
    <w:p w14:paraId="06E2FA39" w14:textId="77777777" w:rsidR="00A10931" w:rsidRDefault="00000000">
      <w:pPr>
        <w:pStyle w:val="Compact"/>
        <w:numPr>
          <w:ilvl w:val="0"/>
          <w:numId w:val="19"/>
        </w:numPr>
      </w:pPr>
      <w:r>
        <w:t>Notes</w:t>
      </w:r>
    </w:p>
    <w:p w14:paraId="4CA60518" w14:textId="77777777" w:rsidR="00A10931" w:rsidRDefault="00000000">
      <w:pPr>
        <w:pStyle w:val="FirstParagraph"/>
      </w:pPr>
      <w:r>
        <w:t>Example:</w:t>
      </w:r>
    </w:p>
    <w:p w14:paraId="181E3FE4" w14:textId="77777777" w:rsidR="00A10931" w:rsidRDefault="00000000">
      <w:pPr>
        <w:pStyle w:val="BodyText"/>
      </w:pPr>
      <w:r>
        <w:t>“Kitchen tiling completed”</w:t>
      </w:r>
    </w:p>
    <w:p w14:paraId="5B85BCF5" w14:textId="77777777" w:rsidR="00A10931" w:rsidRDefault="00000000">
      <w:pPr>
        <w:pStyle w:val="BodyText"/>
      </w:pPr>
      <w:r>
        <w:t>“Painting started”</w:t>
      </w:r>
    </w:p>
    <w:p w14:paraId="34AEE682" w14:textId="77777777" w:rsidR="00A10931" w:rsidRDefault="00000000">
      <w:pPr>
        <w:pStyle w:val="BodyText"/>
      </w:pPr>
      <w:r>
        <w:t>“Plumbing completed”</w:t>
      </w:r>
    </w:p>
    <w:p w14:paraId="34CDEB75" w14:textId="77777777" w:rsidR="00A10931" w:rsidRDefault="00000000">
      <w:pPr>
        <w:pStyle w:val="BodyText"/>
      </w:pPr>
      <w:r>
        <w:t>Client can track everything.</w:t>
      </w:r>
    </w:p>
    <w:p w14:paraId="5ACEC65D" w14:textId="77777777" w:rsidR="00A10931" w:rsidRDefault="00000000">
      <w:pPr>
        <w:pStyle w:val="BodyText"/>
      </w:pPr>
      <w:r>
        <w:t>Status examples:</w:t>
      </w:r>
    </w:p>
    <w:p w14:paraId="499CB5FA" w14:textId="77777777" w:rsidR="00A10931" w:rsidRDefault="00000000">
      <w:pPr>
        <w:pStyle w:val="Compact"/>
        <w:numPr>
          <w:ilvl w:val="0"/>
          <w:numId w:val="20"/>
        </w:numPr>
      </w:pPr>
      <w:r>
        <w:t>Inspection Completed</w:t>
      </w:r>
    </w:p>
    <w:p w14:paraId="1BFE09A5" w14:textId="77777777" w:rsidR="00A10931" w:rsidRDefault="00000000">
      <w:pPr>
        <w:pStyle w:val="Compact"/>
        <w:numPr>
          <w:ilvl w:val="0"/>
          <w:numId w:val="20"/>
        </w:numPr>
      </w:pPr>
      <w:r>
        <w:t>Work Started</w:t>
      </w:r>
    </w:p>
    <w:p w14:paraId="7BC4BFE7" w14:textId="77777777" w:rsidR="00A10931" w:rsidRDefault="00000000">
      <w:pPr>
        <w:pStyle w:val="Compact"/>
        <w:numPr>
          <w:ilvl w:val="0"/>
          <w:numId w:val="20"/>
        </w:numPr>
      </w:pPr>
      <w:r>
        <w:t>In Progress</w:t>
      </w:r>
    </w:p>
    <w:p w14:paraId="4602ED44" w14:textId="77777777" w:rsidR="00A10931" w:rsidRDefault="00000000">
      <w:pPr>
        <w:pStyle w:val="Compact"/>
        <w:numPr>
          <w:ilvl w:val="0"/>
          <w:numId w:val="20"/>
        </w:numPr>
      </w:pPr>
      <w:r>
        <w:t>Near Completion</w:t>
      </w:r>
    </w:p>
    <w:p w14:paraId="7955165A" w14:textId="77777777" w:rsidR="00A10931" w:rsidRDefault="00000000">
      <w:pPr>
        <w:pStyle w:val="Compact"/>
        <w:numPr>
          <w:ilvl w:val="0"/>
          <w:numId w:val="20"/>
        </w:numPr>
      </w:pPr>
      <w:r>
        <w:t>Completed</w:t>
      </w:r>
    </w:p>
    <w:p w14:paraId="504773EE" w14:textId="77777777" w:rsidR="00A10931" w:rsidRDefault="00000000">
      <w:r>
        <w:pict w14:anchorId="5160B012">
          <v:rect id="_x0000_i1036" style="width:0;height:1.5pt" o:hralign="center" o:hrstd="t" o:hr="t"/>
        </w:pict>
      </w:r>
    </w:p>
    <w:p w14:paraId="60374767" w14:textId="18AE09B6" w:rsidR="00A10931" w:rsidRDefault="00000000">
      <w:pPr>
        <w:pStyle w:val="Heading2"/>
      </w:pPr>
      <w:bookmarkStart w:id="111" w:name="contribute-team-monitoring"/>
      <w:bookmarkEnd w:id="108"/>
      <w:r>
        <w:t>1</w:t>
      </w:r>
      <w:ins w:id="112" w:author="Anirban" w:date="2026-06-04T23:55:00Z" w16du:dateUtc="2026-06-04T18:25:00Z">
        <w:r w:rsidR="00AE0E18">
          <w:t>4</w:t>
        </w:r>
      </w:ins>
      <w:del w:id="113" w:author="Anirban" w:date="2026-06-04T23:55:00Z" w16du:dateUtc="2026-06-04T18:25:00Z">
        <w:r w:rsidDel="00AE0E18">
          <w:delText>3</w:delText>
        </w:r>
      </w:del>
      <w:r>
        <w:t xml:space="preserve">. </w:t>
      </w:r>
      <w:del w:id="114" w:author="Anirban" w:date="2026-06-04T23:51:00Z" w16du:dateUtc="2026-06-04T18:21:00Z">
        <w:r w:rsidDel="0078267E">
          <w:delText xml:space="preserve">Contribute </w:delText>
        </w:r>
      </w:del>
      <w:ins w:id="115" w:author="Anirban" w:date="2026-06-04T23:51:00Z" w16du:dateUtc="2026-06-04T18:21:00Z">
        <w:r w:rsidR="0078267E">
          <w:t>Con</w:t>
        </w:r>
      </w:ins>
      <w:ins w:id="116" w:author="Anirban" w:date="2026-06-04T23:55:00Z" w16du:dateUtc="2026-06-04T18:25:00Z">
        <w:r w:rsidR="00AE0E18">
          <w:t>s</w:t>
        </w:r>
      </w:ins>
      <w:ins w:id="117" w:author="Anirban" w:date="2026-06-04T23:51:00Z" w16du:dateUtc="2026-06-04T18:21:00Z">
        <w:r w:rsidR="0078267E">
          <w:t>tr</w:t>
        </w:r>
        <w:r w:rsidR="0078267E">
          <w:t>oBID</w:t>
        </w:r>
        <w:r w:rsidR="0078267E">
          <w:t xml:space="preserve"> </w:t>
        </w:r>
      </w:ins>
      <w:r>
        <w:t>Team Monitoring</w:t>
      </w:r>
    </w:p>
    <w:p w14:paraId="43BB215F" w14:textId="77777777" w:rsidR="00A10931" w:rsidRDefault="00000000">
      <w:pPr>
        <w:pStyle w:val="FirstParagraph"/>
      </w:pPr>
      <w:r>
        <w:t>Contribute Team monitors project.</w:t>
      </w:r>
    </w:p>
    <w:p w14:paraId="7CFC0303" w14:textId="77777777" w:rsidR="00A10931" w:rsidRDefault="00000000">
      <w:pPr>
        <w:pStyle w:val="BodyText"/>
      </w:pPr>
      <w:r>
        <w:t>They can:</w:t>
      </w:r>
    </w:p>
    <w:p w14:paraId="6B0C918F" w14:textId="77777777" w:rsidR="00A10931" w:rsidRDefault="00000000">
      <w:pPr>
        <w:pStyle w:val="Compact"/>
        <w:numPr>
          <w:ilvl w:val="0"/>
          <w:numId w:val="21"/>
        </w:numPr>
      </w:pPr>
      <w:r>
        <w:t>Check quality</w:t>
      </w:r>
    </w:p>
    <w:p w14:paraId="5C39045F" w14:textId="77777777" w:rsidR="00A10931" w:rsidRDefault="00000000">
      <w:pPr>
        <w:pStyle w:val="Compact"/>
        <w:numPr>
          <w:ilvl w:val="0"/>
          <w:numId w:val="21"/>
        </w:numPr>
      </w:pPr>
      <w:r>
        <w:t>Visit site if needed</w:t>
      </w:r>
    </w:p>
    <w:p w14:paraId="1269A03C" w14:textId="77777777" w:rsidR="00A10931" w:rsidRDefault="00000000">
      <w:pPr>
        <w:pStyle w:val="Compact"/>
        <w:numPr>
          <w:ilvl w:val="0"/>
          <w:numId w:val="21"/>
        </w:numPr>
      </w:pPr>
      <w:r>
        <w:lastRenderedPageBreak/>
        <w:t>Resolve issues</w:t>
      </w:r>
    </w:p>
    <w:p w14:paraId="7934CA9A" w14:textId="77777777" w:rsidR="00A10931" w:rsidRDefault="00000000">
      <w:pPr>
        <w:pStyle w:val="Compact"/>
        <w:numPr>
          <w:ilvl w:val="0"/>
          <w:numId w:val="21"/>
        </w:numPr>
      </w:pPr>
      <w:r>
        <w:t>Verify completion</w:t>
      </w:r>
    </w:p>
    <w:p w14:paraId="794D679C" w14:textId="77777777" w:rsidR="00A10931" w:rsidRDefault="00000000">
      <w:r>
        <w:pict w14:anchorId="054F7CD5">
          <v:rect id="_x0000_i1037" style="width:0;height:1.5pt" o:hralign="center" o:hrstd="t" o:hr="t"/>
        </w:pict>
      </w:r>
    </w:p>
    <w:p w14:paraId="298CBAA4" w14:textId="29777323" w:rsidR="00A10931" w:rsidRDefault="00000000">
      <w:pPr>
        <w:pStyle w:val="Heading2"/>
      </w:pPr>
      <w:bookmarkStart w:id="118" w:name="project-completion"/>
      <w:bookmarkEnd w:id="111"/>
      <w:r>
        <w:t>1</w:t>
      </w:r>
      <w:ins w:id="119" w:author="Anirban" w:date="2026-06-04T23:55:00Z" w16du:dateUtc="2026-06-04T18:25:00Z">
        <w:r w:rsidR="00AE0E18">
          <w:t>5</w:t>
        </w:r>
      </w:ins>
      <w:del w:id="120" w:author="Anirban" w:date="2026-06-04T23:55:00Z" w16du:dateUtc="2026-06-04T18:25:00Z">
        <w:r w:rsidDel="00AE0E18">
          <w:delText>4</w:delText>
        </w:r>
      </w:del>
      <w:r>
        <w:t>. Project Completion</w:t>
      </w:r>
    </w:p>
    <w:p w14:paraId="16E0FFDF" w14:textId="77777777" w:rsidR="00A10931" w:rsidRDefault="00000000">
      <w:pPr>
        <w:pStyle w:val="FirstParagraph"/>
      </w:pPr>
      <w:r>
        <w:t>Contractor marks project completed.</w:t>
      </w:r>
    </w:p>
    <w:p w14:paraId="50C4BCC4" w14:textId="4F8D647E" w:rsidR="00A10931" w:rsidRDefault="0078267E">
      <w:pPr>
        <w:pStyle w:val="BodyText"/>
      </w:pPr>
      <w:ins w:id="121" w:author="Anirban" w:date="2026-06-04T23:51:00Z" w16du:dateUtc="2026-06-04T18:21:00Z">
        <w:r>
          <w:t xml:space="preserve">First ConstroBID reviews the same things and then </w:t>
        </w:r>
      </w:ins>
      <w:r w:rsidR="00000000">
        <w:t>Client reviews:</w:t>
      </w:r>
    </w:p>
    <w:p w14:paraId="268A923B" w14:textId="77777777" w:rsidR="00A10931" w:rsidRDefault="00000000">
      <w:pPr>
        <w:pStyle w:val="Compact"/>
        <w:numPr>
          <w:ilvl w:val="0"/>
          <w:numId w:val="22"/>
        </w:numPr>
        <w:rPr>
          <w:ins w:id="122" w:author="Anirban" w:date="2026-06-04T23:52:00Z" w16du:dateUtc="2026-06-04T18:22:00Z"/>
        </w:rPr>
      </w:pPr>
      <w:r>
        <w:t>Work quality</w:t>
      </w:r>
    </w:p>
    <w:p w14:paraId="18287B6B" w14:textId="2AE93FAF" w:rsidR="0078267E" w:rsidRDefault="0078267E">
      <w:pPr>
        <w:pStyle w:val="Compact"/>
        <w:numPr>
          <w:ilvl w:val="0"/>
          <w:numId w:val="22"/>
        </w:numPr>
      </w:pPr>
      <w:ins w:id="123" w:author="Anirban" w:date="2026-06-04T23:52:00Z" w16du:dateUtc="2026-06-04T18:22:00Z">
        <w:r>
          <w:t>Work done with respect to scope and BOQ</w:t>
        </w:r>
      </w:ins>
    </w:p>
    <w:p w14:paraId="2D18B1E8" w14:textId="268C957E" w:rsidR="00A10931" w:rsidDel="0078267E" w:rsidRDefault="0078267E" w:rsidP="0078267E">
      <w:pPr>
        <w:pStyle w:val="BodyText"/>
        <w:rPr>
          <w:del w:id="124" w:author="Anirban" w:date="2026-06-04T23:51:00Z" w16du:dateUtc="2026-06-04T18:21:00Z"/>
        </w:rPr>
      </w:pPr>
      <w:ins w:id="125" w:author="Anirban" w:date="2026-06-04T23:52:00Z" w16du:dateUtc="2026-06-04T18:22:00Z">
        <w:r>
          <w:t>ConstroBID marks</w:t>
        </w:r>
      </w:ins>
      <w:ins w:id="126" w:author="Anirban" w:date="2026-06-04T23:53:00Z" w16du:dateUtc="2026-06-04T18:23:00Z">
        <w:r>
          <w:t xml:space="preserve"> </w:t>
        </w:r>
      </w:ins>
      <w:ins w:id="127" w:author="Anirban" w:date="2026-06-04T23:52:00Z" w16du:dateUtc="2026-06-04T18:22:00Z">
        <w:r>
          <w:t>(after ConstroBID review):</w:t>
        </w:r>
      </w:ins>
      <w:del w:id="128" w:author="Anirban" w:date="2026-06-04T23:51:00Z" w16du:dateUtc="2026-06-04T18:21:00Z">
        <w:r w:rsidR="00000000" w:rsidDel="0078267E">
          <w:delText>Timeline</w:delText>
        </w:r>
      </w:del>
    </w:p>
    <w:p w14:paraId="3A83D5AB" w14:textId="77777777" w:rsidR="0078267E" w:rsidRDefault="0078267E">
      <w:pPr>
        <w:pStyle w:val="FirstParagraph"/>
        <w:rPr>
          <w:ins w:id="129" w:author="Anirban" w:date="2026-06-04T23:52:00Z" w16du:dateUtc="2026-06-04T18:22:00Z"/>
        </w:rPr>
      </w:pPr>
    </w:p>
    <w:p w14:paraId="356E4083" w14:textId="2BD5D7AB" w:rsidR="0078267E" w:rsidRPr="0078267E" w:rsidRDefault="0078267E" w:rsidP="0078267E">
      <w:pPr>
        <w:pStyle w:val="BodyText"/>
        <w:rPr>
          <w:ins w:id="130" w:author="Anirban" w:date="2026-06-04T23:52:00Z" w16du:dateUtc="2026-06-04T18:22:00Z"/>
        </w:rPr>
        <w:pPrChange w:id="131" w:author="Anirban" w:date="2026-06-04T23:52:00Z" w16du:dateUtc="2026-06-04T18:22:00Z">
          <w:pPr>
            <w:pStyle w:val="FirstParagraph"/>
          </w:pPr>
        </w:pPrChange>
      </w:pPr>
      <w:ins w:id="132" w:author="Anirban" w:date="2026-06-04T23:52:00Z" w16du:dateUtc="2026-06-04T18:22:00Z">
        <w:r>
          <w:t>“Project ready for handover”</w:t>
        </w:r>
      </w:ins>
    </w:p>
    <w:p w14:paraId="276DEE45" w14:textId="42F5B4EA" w:rsidR="00A10931" w:rsidDel="0078267E" w:rsidRDefault="00000000">
      <w:pPr>
        <w:pStyle w:val="Compact"/>
        <w:numPr>
          <w:ilvl w:val="0"/>
          <w:numId w:val="22"/>
        </w:numPr>
        <w:rPr>
          <w:del w:id="133" w:author="Anirban" w:date="2026-06-04T23:51:00Z" w16du:dateUtc="2026-06-04T18:21:00Z"/>
        </w:rPr>
      </w:pPr>
      <w:del w:id="134" w:author="Anirban" w:date="2026-06-04T23:51:00Z" w16du:dateUtc="2026-06-04T18:21:00Z">
        <w:r w:rsidDel="0078267E">
          <w:delText>Experience</w:delText>
        </w:r>
      </w:del>
    </w:p>
    <w:p w14:paraId="3F5A9081" w14:textId="3E4B0226" w:rsidR="00A10931" w:rsidRDefault="00000000">
      <w:pPr>
        <w:pStyle w:val="FirstParagraph"/>
      </w:pPr>
      <w:r>
        <w:t>Client marks</w:t>
      </w:r>
      <w:ins w:id="135" w:author="Anirban" w:date="2026-06-04T23:53:00Z" w16du:dateUtc="2026-06-04T18:23:00Z">
        <w:r w:rsidR="0078267E">
          <w:t xml:space="preserve"> (after client reviews):</w:t>
        </w:r>
      </w:ins>
      <w:del w:id="136" w:author="Anirban" w:date="2026-06-04T23:53:00Z" w16du:dateUtc="2026-06-04T18:23:00Z">
        <w:r w:rsidDel="0078267E">
          <w:delText>:</w:delText>
        </w:r>
      </w:del>
    </w:p>
    <w:p w14:paraId="10666AA0" w14:textId="00953A4F" w:rsidR="00A10931" w:rsidRDefault="00000000">
      <w:pPr>
        <w:pStyle w:val="BodyText"/>
      </w:pPr>
      <w:r>
        <w:t>“Project Completed”</w:t>
      </w:r>
    </w:p>
    <w:p w14:paraId="441533B9" w14:textId="77777777" w:rsidR="00A10931" w:rsidRDefault="00000000">
      <w:r>
        <w:pict w14:anchorId="5574A622">
          <v:rect id="_x0000_i1038" style="width:0;height:1.5pt" o:hralign="center" o:hrstd="t" o:hr="t"/>
        </w:pict>
      </w:r>
    </w:p>
    <w:p w14:paraId="7C6E1180" w14:textId="6645D620" w:rsidR="00A10931" w:rsidRDefault="00000000">
      <w:pPr>
        <w:pStyle w:val="Heading2"/>
      </w:pPr>
      <w:bookmarkStart w:id="137" w:name="ratings-reviews"/>
      <w:bookmarkEnd w:id="118"/>
      <w:r>
        <w:t>1</w:t>
      </w:r>
      <w:ins w:id="138" w:author="Anirban" w:date="2026-06-04T23:55:00Z" w16du:dateUtc="2026-06-04T18:25:00Z">
        <w:r w:rsidR="00AE0E18">
          <w:t>6</w:t>
        </w:r>
      </w:ins>
      <w:del w:id="139" w:author="Anirban" w:date="2026-06-04T23:55:00Z" w16du:dateUtc="2026-06-04T18:25:00Z">
        <w:r w:rsidDel="00AE0E18">
          <w:delText>5</w:delText>
        </w:r>
      </w:del>
      <w:r>
        <w:t>. Ratings &amp; Reviews</w:t>
      </w:r>
    </w:p>
    <w:p w14:paraId="25A25EC7" w14:textId="77777777" w:rsidR="00A10931" w:rsidRDefault="00000000">
      <w:pPr>
        <w:pStyle w:val="FirstParagraph"/>
      </w:pPr>
      <w:r>
        <w:t>Client gives:</w:t>
      </w:r>
    </w:p>
    <w:p w14:paraId="611AB4C2" w14:textId="77777777" w:rsidR="00A10931" w:rsidRDefault="00000000">
      <w:pPr>
        <w:pStyle w:val="Compact"/>
        <w:numPr>
          <w:ilvl w:val="0"/>
          <w:numId w:val="23"/>
        </w:numPr>
      </w:pPr>
      <w:r>
        <w:t>Star rating</w:t>
      </w:r>
    </w:p>
    <w:p w14:paraId="589566B8" w14:textId="77777777" w:rsidR="00A10931" w:rsidRDefault="00000000">
      <w:pPr>
        <w:pStyle w:val="Compact"/>
        <w:numPr>
          <w:ilvl w:val="0"/>
          <w:numId w:val="23"/>
        </w:numPr>
      </w:pPr>
      <w:r>
        <w:t>Review</w:t>
      </w:r>
    </w:p>
    <w:p w14:paraId="76927E6D" w14:textId="77777777" w:rsidR="00A10931" w:rsidRDefault="00000000">
      <w:pPr>
        <w:pStyle w:val="FirstParagraph"/>
      </w:pPr>
      <w:r>
        <w:t>Example:</w:t>
      </w:r>
    </w:p>
    <w:p w14:paraId="6D0916C7" w14:textId="77777777" w:rsidR="00A10931" w:rsidRDefault="00000000">
      <w:pPr>
        <w:pStyle w:val="BodyText"/>
      </w:pPr>
      <w:r>
        <w:t>★★★★★</w:t>
      </w:r>
    </w:p>
    <w:p w14:paraId="10BBC1D0" w14:textId="77777777" w:rsidR="00A10931" w:rsidRDefault="00000000">
      <w:pPr>
        <w:pStyle w:val="BodyText"/>
      </w:pPr>
      <w:r>
        <w:t>“Very professional work and completed on time.”</w:t>
      </w:r>
    </w:p>
    <w:p w14:paraId="0E07033C" w14:textId="77777777" w:rsidR="00A10931" w:rsidRDefault="00000000">
      <w:pPr>
        <w:pStyle w:val="BodyText"/>
      </w:pPr>
      <w:r>
        <w:t>This helps future clients trust contractors.</w:t>
      </w:r>
    </w:p>
    <w:p w14:paraId="3E13D0E4" w14:textId="77777777" w:rsidR="00A10931" w:rsidRDefault="00000000">
      <w:r>
        <w:pict w14:anchorId="77164D60">
          <v:rect id="_x0000_i1039" style="width:0;height:1.5pt" o:hralign="center" o:hrstd="t" o:hr="t"/>
        </w:pict>
      </w:r>
    </w:p>
    <w:p w14:paraId="1941883B" w14:textId="77777777" w:rsidR="00A10931" w:rsidRDefault="00000000">
      <w:pPr>
        <w:pStyle w:val="Heading1"/>
      </w:pPr>
      <w:bookmarkStart w:id="140" w:name="website-end-flow"/>
      <w:bookmarkEnd w:id="72"/>
      <w:bookmarkEnd w:id="137"/>
      <w:r>
        <w:t>WEBSITE END FLOW</w:t>
      </w:r>
    </w:p>
    <w:p w14:paraId="3DFBF547" w14:textId="77777777" w:rsidR="0078267E" w:rsidRDefault="00000000">
      <w:pPr>
        <w:pStyle w:val="FirstParagraph"/>
        <w:rPr>
          <w:ins w:id="141" w:author="Anirban" w:date="2026-06-04T23:53:00Z" w16du:dateUtc="2026-06-04T18:23:00Z"/>
        </w:rPr>
      </w:pPr>
      <w:r>
        <w:t>Landing Page</w:t>
      </w:r>
      <w:r>
        <w:br/>
        <w:t>↓</w:t>
      </w:r>
      <w:r>
        <w:br/>
        <w:t>Register/Login</w:t>
      </w:r>
      <w:r>
        <w:br/>
        <w:t>↓</w:t>
      </w:r>
      <w:r>
        <w:br/>
        <w:t>Client Posts Project</w:t>
      </w:r>
      <w:r>
        <w:br/>
        <w:t>↓</w:t>
      </w:r>
      <w:r>
        <w:br/>
      </w:r>
      <w:r>
        <w:lastRenderedPageBreak/>
        <w:t>Contribute Team Inspection</w:t>
      </w:r>
      <w:r>
        <w:br/>
        <w:t>↓</w:t>
      </w:r>
      <w:r>
        <w:br/>
        <w:t>Inspection Report Uploaded</w:t>
      </w:r>
    </w:p>
    <w:p w14:paraId="0D56F4B6" w14:textId="54BA24DC" w:rsidR="0078267E" w:rsidRPr="0078267E" w:rsidRDefault="0078267E" w:rsidP="0078267E">
      <w:pPr>
        <w:pStyle w:val="BodyText"/>
        <w:rPr>
          <w:ins w:id="142" w:author="Anirban" w:date="2026-06-04T23:53:00Z" w16du:dateUtc="2026-06-04T18:23:00Z"/>
        </w:rPr>
        <w:pPrChange w:id="143" w:author="Anirban" w:date="2026-06-04T23:53:00Z" w16du:dateUtc="2026-06-04T18:23:00Z">
          <w:pPr>
            <w:pStyle w:val="FirstParagraph"/>
          </w:pPr>
        </w:pPrChange>
      </w:pPr>
      <w:ins w:id="144" w:author="Anirban" w:date="2026-06-04T23:53:00Z" w16du:dateUtc="2026-06-04T18:23:00Z">
        <w:r>
          <w:t>↓</w:t>
        </w:r>
      </w:ins>
    </w:p>
    <w:p w14:paraId="02140B44" w14:textId="0EF7AD1F" w:rsidR="00A10931" w:rsidRDefault="0078267E">
      <w:pPr>
        <w:pStyle w:val="FirstParagraph"/>
      </w:pPr>
      <w:ins w:id="145" w:author="Anirban" w:date="2026-06-04T23:53:00Z" w16du:dateUtc="2026-06-04T18:23:00Z">
        <w:r>
          <w:t>Design and BOQ</w:t>
        </w:r>
      </w:ins>
      <w:r w:rsidR="00000000">
        <w:br/>
        <w:t>↓</w:t>
      </w:r>
      <w:r w:rsidR="00000000">
        <w:br/>
        <w:t>Project Shared to Contractors</w:t>
      </w:r>
      <w:r w:rsidR="00000000">
        <w:br/>
        <w:t>↓</w:t>
      </w:r>
      <w:r w:rsidR="00000000">
        <w:br/>
        <w:t>Contractors Submit Quotations</w:t>
      </w:r>
      <w:r w:rsidR="00000000">
        <w:br/>
        <w:t>↓</w:t>
      </w:r>
      <w:r w:rsidR="00000000">
        <w:br/>
        <w:t>Client Compares Quotations</w:t>
      </w:r>
      <w:r w:rsidR="00000000">
        <w:br/>
        <w:t>↓</w:t>
      </w:r>
      <w:r w:rsidR="00000000">
        <w:br/>
        <w:t>Client Selects Contractor</w:t>
      </w:r>
      <w:r w:rsidR="00000000">
        <w:br/>
        <w:t>↓</w:t>
      </w:r>
      <w:r w:rsidR="00000000">
        <w:br/>
        <w:t>Work Starts</w:t>
      </w:r>
      <w:r w:rsidR="00000000">
        <w:br/>
        <w:t>↓</w:t>
      </w:r>
      <w:r w:rsidR="00000000">
        <w:br/>
        <w:t>Progress Tracking</w:t>
      </w:r>
      <w:r w:rsidR="00000000">
        <w:br/>
        <w:t>↓</w:t>
      </w:r>
      <w:r w:rsidR="00000000">
        <w:br/>
        <w:t>Contribute Team Monitoring</w:t>
      </w:r>
      <w:r w:rsidR="00000000">
        <w:br/>
        <w:t>↓</w:t>
      </w:r>
      <w:r w:rsidR="00000000">
        <w:br/>
        <w:t>Project Completion</w:t>
      </w:r>
      <w:r w:rsidR="00000000">
        <w:br/>
        <w:t>↓</w:t>
      </w:r>
      <w:r w:rsidR="00000000">
        <w:br/>
        <w:t>Review &amp; Rating</w:t>
      </w:r>
      <w:bookmarkEnd w:id="140"/>
    </w:p>
    <w:sectPr w:rsidR="00A1093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8A30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9811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87411011">
    <w:abstractNumId w:val="0"/>
  </w:num>
  <w:num w:numId="2" w16cid:durableId="1176112042">
    <w:abstractNumId w:val="1"/>
  </w:num>
  <w:num w:numId="3" w16cid:durableId="529296056">
    <w:abstractNumId w:val="1"/>
  </w:num>
  <w:num w:numId="4" w16cid:durableId="1935820817">
    <w:abstractNumId w:val="1"/>
  </w:num>
  <w:num w:numId="5" w16cid:durableId="791171446">
    <w:abstractNumId w:val="1"/>
  </w:num>
  <w:num w:numId="6" w16cid:durableId="1819416627">
    <w:abstractNumId w:val="1"/>
  </w:num>
  <w:num w:numId="7" w16cid:durableId="1131366915">
    <w:abstractNumId w:val="1"/>
  </w:num>
  <w:num w:numId="8" w16cid:durableId="1000544822">
    <w:abstractNumId w:val="1"/>
  </w:num>
  <w:num w:numId="9" w16cid:durableId="913320025">
    <w:abstractNumId w:val="1"/>
  </w:num>
  <w:num w:numId="10" w16cid:durableId="418913527">
    <w:abstractNumId w:val="1"/>
  </w:num>
  <w:num w:numId="11" w16cid:durableId="1769423019">
    <w:abstractNumId w:val="1"/>
  </w:num>
  <w:num w:numId="12" w16cid:durableId="1159616586">
    <w:abstractNumId w:val="1"/>
  </w:num>
  <w:num w:numId="13" w16cid:durableId="880630174">
    <w:abstractNumId w:val="1"/>
  </w:num>
  <w:num w:numId="14" w16cid:durableId="1337734853">
    <w:abstractNumId w:val="1"/>
  </w:num>
  <w:num w:numId="15" w16cid:durableId="2030250719">
    <w:abstractNumId w:val="1"/>
  </w:num>
  <w:num w:numId="16" w16cid:durableId="1383481704">
    <w:abstractNumId w:val="1"/>
  </w:num>
  <w:num w:numId="17" w16cid:durableId="511533610">
    <w:abstractNumId w:val="1"/>
  </w:num>
  <w:num w:numId="18" w16cid:durableId="423112453">
    <w:abstractNumId w:val="1"/>
  </w:num>
  <w:num w:numId="19" w16cid:durableId="1576548180">
    <w:abstractNumId w:val="1"/>
  </w:num>
  <w:num w:numId="20" w16cid:durableId="1612853924">
    <w:abstractNumId w:val="1"/>
  </w:num>
  <w:num w:numId="21" w16cid:durableId="1119496855">
    <w:abstractNumId w:val="1"/>
  </w:num>
  <w:num w:numId="22" w16cid:durableId="1011644382">
    <w:abstractNumId w:val="1"/>
  </w:num>
  <w:num w:numId="23" w16cid:durableId="29164292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irban">
    <w15:presenceInfo w15:providerId="AD" w15:userId="S::anirban@constrobid.com::08e3a629-fc35-4a3b-95f9-72b12eb1dd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31"/>
    <w:rsid w:val="005772DD"/>
    <w:rsid w:val="005B2EFA"/>
    <w:rsid w:val="00714B64"/>
    <w:rsid w:val="0078267E"/>
    <w:rsid w:val="00A10931"/>
    <w:rsid w:val="00A86B41"/>
    <w:rsid w:val="00AE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5293"/>
  <w15:docId w15:val="{15AB4114-0EA4-41EA-9E63-3B4F7610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Revision">
    <w:name w:val="Revision"/>
    <w:hidden/>
    <w:rsid w:val="005B2EF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Mohana krishna</dc:creator>
  <cp:keywords/>
  <cp:lastModifiedBy>Anirban</cp:lastModifiedBy>
  <cp:revision>7</cp:revision>
  <dcterms:created xsi:type="dcterms:W3CDTF">2026-06-02T14:38:00Z</dcterms:created>
  <dcterms:modified xsi:type="dcterms:W3CDTF">2026-06-04T18:25:00Z</dcterms:modified>
</cp:coreProperties>
</file>